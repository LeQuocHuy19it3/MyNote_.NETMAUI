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498683" w14:textId="77777777" w:rsidR="00FC6581" w:rsidRPr="00E06DD8" w:rsidRDefault="00105189" w:rsidP="00FC6581">
      <w:pPr>
        <w:spacing w:before="240"/>
        <w:jc w:val="center"/>
        <w:rPr>
          <w:sz w:val="32"/>
          <w:szCs w:val="28"/>
        </w:rPr>
      </w:pPr>
      <w:r w:rsidRPr="00750B87">
        <w:rPr>
          <w:b/>
          <w:bCs/>
          <w:noProof/>
          <w:sz w:val="32"/>
          <w:szCs w:val="36"/>
        </w:rPr>
        <mc:AlternateContent>
          <mc:Choice Requires="wps">
            <w:drawing>
              <wp:anchor distT="0" distB="0" distL="114300" distR="114300" simplePos="0" relativeHeight="251662336" behindDoc="0" locked="0" layoutInCell="1" allowOverlap="1" wp14:anchorId="096412CA" wp14:editId="5F318721">
                <wp:simplePos x="0" y="0"/>
                <wp:positionH relativeFrom="column">
                  <wp:posOffset>-149969</wp:posOffset>
                </wp:positionH>
                <wp:positionV relativeFrom="paragraph">
                  <wp:posOffset>-57938</wp:posOffset>
                </wp:positionV>
                <wp:extent cx="5922882" cy="9254358"/>
                <wp:effectExtent l="19050" t="19050" r="40005" b="42545"/>
                <wp:wrapNone/>
                <wp:docPr id="13" name="Rectangle 13"/>
                <wp:cNvGraphicFramePr/>
                <a:graphic xmlns:a="http://schemas.openxmlformats.org/drawingml/2006/main">
                  <a:graphicData uri="http://schemas.microsoft.com/office/word/2010/wordprocessingShape">
                    <wps:wsp>
                      <wps:cNvSpPr/>
                      <wps:spPr>
                        <a:xfrm>
                          <a:off x="0" y="0"/>
                          <a:ext cx="5922882" cy="9254358"/>
                        </a:xfrm>
                        <a:prstGeom prst="rect">
                          <a:avLst/>
                        </a:prstGeom>
                        <a:noFill/>
                        <a:ln w="63500" cmpd="thinThick"/>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6B8C112D" id="Rectangle 13" o:spid="_x0000_s1026" style="position:absolute;margin-left:-11.8pt;margin-top:-4.55pt;width:466.35pt;height:728.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" filled="f" strokecolor="#1f4d78 [1604]" strokeweight="5pt">
                <v:stroke linestyle="thinThick"/>
              </v:rect>
            </w:pict>
          </mc:Fallback>
        </mc:AlternateContent>
      </w:r>
      <w:r w:rsidR="00FC6581" w:rsidRPr="00E06DD8">
        <w:rPr>
          <w:szCs w:val="28"/>
        </w:rPr>
        <w:t xml:space="preserve">TRƯỜNG ĐẠI HỌC </w:t>
      </w:r>
      <w:r>
        <w:rPr>
          <w:szCs w:val="28"/>
        </w:rPr>
        <w:t>CÔNG NGHỆ THÔNG TIN &amp;</w:t>
      </w:r>
    </w:p>
    <w:p w14:paraId="5FBA38DD" w14:textId="77777777" w:rsidR="00FC6581" w:rsidRDefault="00105189" w:rsidP="00FC6581">
      <w:pPr>
        <w:keepNext/>
        <w:spacing w:before="120"/>
        <w:jc w:val="center"/>
        <w:rPr>
          <w:szCs w:val="28"/>
        </w:rPr>
      </w:pPr>
      <w:r w:rsidRPr="00750B87">
        <w:rPr>
          <w:szCs w:val="28"/>
        </w:rPr>
        <w:t xml:space="preserve">TRUYỀN THÔNG </w:t>
      </w:r>
      <w:proofErr w:type="gramStart"/>
      <w:r w:rsidRPr="00750B87">
        <w:rPr>
          <w:szCs w:val="28"/>
        </w:rPr>
        <w:t>VIỆT  HÀN</w:t>
      </w:r>
      <w:proofErr w:type="gramEnd"/>
    </w:p>
    <w:p w14:paraId="062457FF" w14:textId="77777777" w:rsidR="00A55302" w:rsidRPr="00750B87" w:rsidRDefault="00A55302" w:rsidP="00FC6581">
      <w:pPr>
        <w:keepNext/>
        <w:spacing w:before="120"/>
        <w:jc w:val="center"/>
        <w:rPr>
          <w:b/>
          <w:sz w:val="36"/>
          <w:szCs w:val="28"/>
        </w:rPr>
      </w:pPr>
      <w:r w:rsidRPr="00750B87">
        <w:rPr>
          <w:b/>
          <w:sz w:val="36"/>
          <w:szCs w:val="28"/>
        </w:rPr>
        <w:t>Khoa Khoa Học Máy Tính</w:t>
      </w:r>
    </w:p>
    <w:p w14:paraId="3B507FB8" w14:textId="77777777" w:rsidR="00105189" w:rsidRPr="00750B87" w:rsidRDefault="00105189" w:rsidP="00FC6581">
      <w:pPr>
        <w:keepNext/>
        <w:spacing w:before="120"/>
        <w:jc w:val="center"/>
        <w:rPr>
          <w:szCs w:val="28"/>
        </w:rPr>
      </w:pPr>
      <w:r w:rsidRPr="00750B87">
        <w:rPr>
          <w:noProof/>
          <w:szCs w:val="28"/>
        </w:rPr>
        <w:drawing>
          <wp:inline distT="0" distB="0" distL="0" distR="0" wp14:anchorId="0A19DC3A" wp14:editId="1D224B61">
            <wp:extent cx="1257300" cy="735401"/>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8" cstate="print">
                      <a:extLst>
                        <a:ext uri="{28A0092B-C50C-407E-A947-70E740481C1C}">
                          <a14:useLocalDpi xmlns:a14="http://schemas.microsoft.com/office/drawing/2010/main" val="0"/>
                        </a:ext>
                      </a:extLst>
                    </a:blip>
                    <a:srcRect r="82398"/>
                    <a:stretch/>
                  </pic:blipFill>
                  <pic:spPr bwMode="auto">
                    <a:xfrm>
                      <a:off x="0" y="0"/>
                      <a:ext cx="1257961" cy="735788"/>
                    </a:xfrm>
                    <a:prstGeom prst="rect">
                      <a:avLst/>
                    </a:prstGeom>
                    <a:ln>
                      <a:noFill/>
                    </a:ln>
                    <a:extLst>
                      <a:ext uri="{53640926-AAD7-44D8-BBD7-CCE9431645EC}">
                        <a14:shadowObscured xmlns:a14="http://schemas.microsoft.com/office/drawing/2010/main"/>
                      </a:ext>
                    </a:extLst>
                  </pic:spPr>
                </pic:pic>
              </a:graphicData>
            </a:graphic>
          </wp:inline>
        </w:drawing>
      </w:r>
    </w:p>
    <w:p w14:paraId="1A408485" w14:textId="77777777" w:rsidR="00FC6581" w:rsidRPr="00911E6D" w:rsidRDefault="00FC6581" w:rsidP="00750B87">
      <w:pPr>
        <w:spacing w:after="120"/>
        <w:rPr>
          <w:szCs w:val="26"/>
        </w:rPr>
      </w:pPr>
    </w:p>
    <w:p w14:paraId="3828B184" w14:textId="77777777" w:rsidR="00A55302" w:rsidRDefault="00A55302" w:rsidP="00A55302">
      <w:pPr>
        <w:jc w:val="center"/>
        <w:rPr>
          <w:sz w:val="32"/>
          <w:szCs w:val="32"/>
        </w:rPr>
      </w:pPr>
    </w:p>
    <w:p w14:paraId="0C2EEE92" w14:textId="5E222389" w:rsidR="00A55302" w:rsidRPr="00E10A47" w:rsidRDefault="00A55302" w:rsidP="00A55302">
      <w:pPr>
        <w:jc w:val="center"/>
        <w:rPr>
          <w:sz w:val="34"/>
          <w:szCs w:val="34"/>
          <w:rPrChange w:id="6" w:author="Linh Huynh" w:date="2022-11-17T13:06:00Z">
            <w:rPr>
              <w:sz w:val="36"/>
              <w:szCs w:val="32"/>
            </w:rPr>
          </w:rPrChange>
        </w:rPr>
      </w:pPr>
      <w:r w:rsidRPr="00E10A47">
        <w:rPr>
          <w:sz w:val="34"/>
          <w:szCs w:val="34"/>
          <w:rPrChange w:id="7" w:author="Linh Huynh" w:date="2022-11-17T13:06:00Z">
            <w:rPr>
              <w:sz w:val="36"/>
              <w:szCs w:val="32"/>
            </w:rPr>
          </w:rPrChange>
        </w:rPr>
        <w:t>ĐỒ ÁN</w:t>
      </w:r>
      <w:ins w:id="8" w:author="Linh Huynh" w:date="2022-11-17T13:01:00Z">
        <w:r w:rsidR="00BD3B3E" w:rsidRPr="00E10A47">
          <w:rPr>
            <w:sz w:val="34"/>
            <w:szCs w:val="34"/>
            <w:rPrChange w:id="9" w:author="Linh Huynh" w:date="2022-11-17T13:06:00Z">
              <w:rPr>
                <w:sz w:val="36"/>
                <w:szCs w:val="32"/>
              </w:rPr>
            </w:rPrChange>
          </w:rPr>
          <w:t xml:space="preserve"> CHUYÊN NGÀNH 1</w:t>
        </w:r>
      </w:ins>
      <w:del w:id="10" w:author="Linh Huynh" w:date="2022-11-17T13:01:00Z">
        <w:r w:rsidRPr="00E10A47" w:rsidDel="00BD3B3E">
          <w:rPr>
            <w:sz w:val="34"/>
            <w:szCs w:val="34"/>
            <w:rPrChange w:id="11" w:author="Linh Huynh" w:date="2022-11-17T13:06:00Z">
              <w:rPr>
                <w:sz w:val="36"/>
                <w:szCs w:val="32"/>
              </w:rPr>
            </w:rPrChange>
          </w:rPr>
          <w:delText xml:space="preserve"> CƠ SỞ 3</w:delText>
        </w:r>
      </w:del>
    </w:p>
    <w:p w14:paraId="7F8313CD" w14:textId="0BE12F12" w:rsidR="00FC6581" w:rsidRPr="00152D38" w:rsidDel="00BD3B3E" w:rsidRDefault="00BD3B3E" w:rsidP="00033732">
      <w:pPr>
        <w:spacing w:line="312" w:lineRule="auto"/>
        <w:ind w:firstLine="142"/>
        <w:jc w:val="center"/>
        <w:rPr>
          <w:del w:id="12" w:author="Linh Huynh" w:date="2022-11-17T13:02:00Z"/>
          <w:b/>
          <w:sz w:val="36"/>
          <w:szCs w:val="48"/>
          <w:rPrChange w:id="13" w:author="Linh Huynh" w:date="2022-11-17T13:02:00Z">
            <w:rPr>
              <w:del w:id="14" w:author="Linh Huynh" w:date="2022-11-17T13:02:00Z"/>
              <w:b/>
              <w:sz w:val="42"/>
              <w:szCs w:val="42"/>
            </w:rPr>
          </w:rPrChange>
        </w:rPr>
      </w:pPr>
      <w:ins w:id="15" w:author="Linh Huynh" w:date="2022-11-17T13:02:00Z">
        <w:r w:rsidRPr="00152D38">
          <w:rPr>
            <w:b/>
            <w:bCs/>
            <w:sz w:val="36"/>
            <w:szCs w:val="48"/>
            <w:rPrChange w:id="16" w:author="Linh Huynh" w:date="2022-11-17T13:02:00Z">
              <w:rPr>
                <w:rFonts w:ascii="Arial" w:hAnsi="Arial" w:cs="Arial"/>
                <w:b/>
                <w:bCs/>
                <w:color w:val="73879C"/>
                <w:sz w:val="21"/>
                <w:szCs w:val="21"/>
              </w:rPr>
            </w:rPrChange>
          </w:rPr>
          <w:t>XÂY DỰNG ỨNG DỤNG ĐA NỀN TẢNG MYNOTE</w:t>
        </w:r>
      </w:ins>
      <w:del w:id="17" w:author="Linh Huynh" w:date="2022-11-17T13:02:00Z">
        <w:r w:rsidR="00105189" w:rsidRPr="00152D38" w:rsidDel="00BD3B3E">
          <w:rPr>
            <w:b/>
            <w:sz w:val="36"/>
            <w:szCs w:val="48"/>
            <w:rPrChange w:id="18" w:author="Linh Huynh" w:date="2022-11-17T13:02:00Z">
              <w:rPr>
                <w:b/>
                <w:sz w:val="48"/>
                <w:szCs w:val="48"/>
              </w:rPr>
            </w:rPrChange>
          </w:rPr>
          <w:delText>TÊN ĐỀ TÀI</w:delText>
        </w:r>
        <w:r w:rsidR="00FC6581" w:rsidRPr="00152D38" w:rsidDel="00BD3B3E">
          <w:rPr>
            <w:b/>
            <w:sz w:val="36"/>
            <w:szCs w:val="48"/>
            <w:rPrChange w:id="19" w:author="Linh Huynh" w:date="2022-11-17T13:02:00Z">
              <w:rPr>
                <w:b/>
                <w:sz w:val="48"/>
                <w:szCs w:val="48"/>
              </w:rPr>
            </w:rPrChange>
          </w:rPr>
          <w:delText xml:space="preserve"> </w:delText>
        </w:r>
        <w:r w:rsidR="00A55302" w:rsidRPr="00152D38" w:rsidDel="00BD3B3E">
          <w:rPr>
            <w:b/>
            <w:sz w:val="36"/>
            <w:szCs w:val="48"/>
            <w:rPrChange w:id="20" w:author="Linh Huynh" w:date="2022-11-17T13:02:00Z">
              <w:rPr>
                <w:b/>
                <w:sz w:val="48"/>
                <w:szCs w:val="48"/>
              </w:rPr>
            </w:rPrChange>
          </w:rPr>
          <w:delText>ABC</w:delText>
        </w:r>
      </w:del>
    </w:p>
    <w:p w14:paraId="629BAB96" w14:textId="77777777" w:rsidR="00A55302" w:rsidRPr="00152D38" w:rsidRDefault="00A55302" w:rsidP="00033732">
      <w:pPr>
        <w:ind w:firstLine="142"/>
        <w:jc w:val="center"/>
        <w:rPr>
          <w:sz w:val="36"/>
          <w:szCs w:val="48"/>
          <w:rPrChange w:id="21" w:author="Linh Huynh" w:date="2022-11-17T13:02:00Z">
            <w:rPr>
              <w:sz w:val="30"/>
              <w:szCs w:val="28"/>
            </w:rPr>
          </w:rPrChange>
        </w:rPr>
      </w:pPr>
    </w:p>
    <w:p w14:paraId="09128D1C" w14:textId="77777777" w:rsidR="00A55302" w:rsidRDefault="00A55302" w:rsidP="00FC6581">
      <w:pPr>
        <w:jc w:val="center"/>
        <w:rPr>
          <w:sz w:val="30"/>
          <w:szCs w:val="28"/>
        </w:rPr>
      </w:pPr>
    </w:p>
    <w:p w14:paraId="27BC2911" w14:textId="77777777" w:rsidR="00FC6581" w:rsidRDefault="00FC6581" w:rsidP="00FC6581">
      <w:pPr>
        <w:spacing w:after="600"/>
        <w:jc w:val="center"/>
        <w:rPr>
          <w:b/>
          <w:sz w:val="42"/>
          <w:szCs w:val="42"/>
        </w:rPr>
      </w:pPr>
    </w:p>
    <w:p w14:paraId="431BBDB9" w14:textId="77777777" w:rsidR="00152D38" w:rsidRDefault="00105189" w:rsidP="00F04DEA">
      <w:pPr>
        <w:tabs>
          <w:tab w:val="left" w:pos="4536"/>
        </w:tabs>
        <w:ind w:firstLine="1418"/>
        <w:rPr>
          <w:ins w:id="22" w:author="Linh Huynh" w:date="2022-11-17T13:02:00Z"/>
          <w:b/>
          <w:sz w:val="32"/>
          <w:szCs w:val="36"/>
        </w:rPr>
      </w:pPr>
      <w:r>
        <w:rPr>
          <w:sz w:val="32"/>
          <w:szCs w:val="36"/>
        </w:rPr>
        <w:t xml:space="preserve">Sinh viên thực hiện: </w:t>
      </w:r>
      <w:r>
        <w:rPr>
          <w:sz w:val="32"/>
          <w:szCs w:val="36"/>
        </w:rPr>
        <w:tab/>
      </w:r>
      <w:ins w:id="23" w:author="Linh Huynh" w:date="2022-11-17T13:02:00Z">
        <w:r w:rsidR="00152D38">
          <w:rPr>
            <w:b/>
            <w:sz w:val="32"/>
            <w:szCs w:val="36"/>
          </w:rPr>
          <w:t>LÊ QUỐC HUY</w:t>
        </w:r>
      </w:ins>
    </w:p>
    <w:p w14:paraId="788025FF" w14:textId="42B1E400" w:rsidR="00105189" w:rsidRDefault="00152D38" w:rsidP="00750B87">
      <w:pPr>
        <w:tabs>
          <w:tab w:val="left" w:pos="4536"/>
        </w:tabs>
        <w:ind w:firstLine="1701"/>
        <w:rPr>
          <w:sz w:val="32"/>
          <w:szCs w:val="36"/>
        </w:rPr>
      </w:pPr>
      <w:ins w:id="24" w:author="Linh Huynh" w:date="2022-11-17T13:02:00Z">
        <w:r>
          <w:rPr>
            <w:b/>
            <w:sz w:val="32"/>
            <w:szCs w:val="36"/>
          </w:rPr>
          <w:tab/>
          <w:t>HUỲNH THỊ YẾN LINH</w:t>
        </w:r>
      </w:ins>
      <w:del w:id="25" w:author="Linh Huynh" w:date="2022-11-17T13:02:00Z">
        <w:r w:rsidR="00105189" w:rsidRPr="00750B87" w:rsidDel="00152D38">
          <w:rPr>
            <w:b/>
            <w:sz w:val="32"/>
            <w:szCs w:val="36"/>
          </w:rPr>
          <w:delText>ABC</w:delText>
        </w:r>
      </w:del>
    </w:p>
    <w:p w14:paraId="673EAA03" w14:textId="33B8E9D1" w:rsidR="00105189" w:rsidRDefault="00105189" w:rsidP="00F04DEA">
      <w:pPr>
        <w:tabs>
          <w:tab w:val="left" w:pos="4536"/>
        </w:tabs>
        <w:ind w:firstLine="1418"/>
        <w:rPr>
          <w:b/>
          <w:sz w:val="32"/>
          <w:szCs w:val="36"/>
        </w:rPr>
      </w:pPr>
      <w:r>
        <w:rPr>
          <w:sz w:val="32"/>
          <w:szCs w:val="36"/>
        </w:rPr>
        <w:t xml:space="preserve">Lớp: </w:t>
      </w:r>
      <w:r>
        <w:rPr>
          <w:sz w:val="32"/>
          <w:szCs w:val="36"/>
        </w:rPr>
        <w:tab/>
      </w:r>
      <w:ins w:id="26" w:author="Linh Huynh" w:date="2022-11-17T13:03:00Z">
        <w:r w:rsidR="00152D38">
          <w:rPr>
            <w:b/>
            <w:sz w:val="32"/>
            <w:szCs w:val="36"/>
          </w:rPr>
          <w:t>19IT3</w:t>
        </w:r>
      </w:ins>
      <w:del w:id="27" w:author="Linh Huynh" w:date="2022-11-17T13:03:00Z">
        <w:r w:rsidRPr="00750B87" w:rsidDel="00152D38">
          <w:rPr>
            <w:b/>
            <w:sz w:val="32"/>
            <w:szCs w:val="36"/>
          </w:rPr>
          <w:delText>xyz</w:delText>
        </w:r>
      </w:del>
    </w:p>
    <w:p w14:paraId="6A0D1106" w14:textId="6BA3A3AC" w:rsidR="00A55302" w:rsidRPr="00A55302" w:rsidRDefault="00A55302" w:rsidP="00F04DEA">
      <w:pPr>
        <w:tabs>
          <w:tab w:val="left" w:pos="4395"/>
          <w:tab w:val="left" w:pos="4536"/>
        </w:tabs>
        <w:ind w:firstLine="1418"/>
        <w:rPr>
          <w:sz w:val="32"/>
          <w:szCs w:val="36"/>
        </w:rPr>
      </w:pPr>
      <w:r w:rsidRPr="00750B87">
        <w:rPr>
          <w:sz w:val="32"/>
          <w:szCs w:val="36"/>
        </w:rPr>
        <w:t>Giảng viên hướng dẫn:</w:t>
      </w:r>
      <w:ins w:id="28" w:author="Linh Huynh" w:date="2022-11-17T13:04:00Z">
        <w:r w:rsidR="00F04DEA">
          <w:rPr>
            <w:sz w:val="32"/>
            <w:szCs w:val="36"/>
          </w:rPr>
          <w:tab/>
        </w:r>
        <w:r w:rsidR="00F04DEA">
          <w:rPr>
            <w:sz w:val="32"/>
            <w:szCs w:val="36"/>
          </w:rPr>
          <w:tab/>
        </w:r>
      </w:ins>
      <w:del w:id="29" w:author="Linh Huynh" w:date="2022-11-17T13:04:00Z">
        <w:r w:rsidRPr="00750B87" w:rsidDel="00F04DEA">
          <w:rPr>
            <w:sz w:val="32"/>
            <w:szCs w:val="36"/>
          </w:rPr>
          <w:delText xml:space="preserve"> </w:delText>
        </w:r>
      </w:del>
      <w:ins w:id="30" w:author="Linh Huynh" w:date="2022-11-17T13:03:00Z">
        <w:r w:rsidR="00152D38" w:rsidRPr="00152D38">
          <w:rPr>
            <w:b/>
            <w:bCs/>
            <w:caps/>
            <w:sz w:val="32"/>
            <w:szCs w:val="32"/>
            <w:rPrChange w:id="31" w:author="Linh Huynh" w:date="2022-11-17T13:03:00Z">
              <w:rPr>
                <w:rFonts w:ascii="Arial" w:hAnsi="Arial" w:cs="Arial"/>
                <w:b/>
                <w:bCs/>
                <w:caps/>
                <w:color w:val="73879C"/>
                <w:sz w:val="21"/>
                <w:szCs w:val="21"/>
              </w:rPr>
            </w:rPrChange>
          </w:rPr>
          <w:t>THS.LÊ VIẾT TRƯƠNG</w:t>
        </w:r>
      </w:ins>
      <w:del w:id="32" w:author="Lê Nga" w:date="2021-03-24T11:52:00Z">
        <w:r w:rsidRPr="00750B87" w:rsidDel="005427DC">
          <w:rPr>
            <w:sz w:val="32"/>
            <w:szCs w:val="36"/>
          </w:rPr>
          <w:delText>TS. Lê Thị Thu Nga</w:delText>
        </w:r>
      </w:del>
      <w:ins w:id="33" w:author="Lê Nga" w:date="2021-03-24T11:52:00Z">
        <w:del w:id="34" w:author="Linh Huynh" w:date="2022-11-17T13:03:00Z">
          <w:r w:rsidR="005427DC" w:rsidDel="00152D38">
            <w:rPr>
              <w:sz w:val="32"/>
              <w:szCs w:val="36"/>
            </w:rPr>
            <w:delText>AAA</w:delText>
          </w:r>
        </w:del>
      </w:ins>
    </w:p>
    <w:p w14:paraId="12530E84" w14:textId="77777777" w:rsidR="00320C61" w:rsidRDefault="00320C61" w:rsidP="00FC6581">
      <w:pPr>
        <w:spacing w:after="600"/>
        <w:jc w:val="center"/>
        <w:rPr>
          <w:b/>
          <w:sz w:val="42"/>
          <w:szCs w:val="42"/>
        </w:rPr>
      </w:pPr>
    </w:p>
    <w:p w14:paraId="176090AF" w14:textId="77777777" w:rsidR="00F23418" w:rsidDel="00E245A1" w:rsidRDefault="00F23418" w:rsidP="00FC6581">
      <w:pPr>
        <w:spacing w:after="600"/>
        <w:jc w:val="center"/>
        <w:rPr>
          <w:del w:id="35" w:author="Linh Huynh" w:date="2022-11-17T23:46:00Z"/>
          <w:b/>
          <w:sz w:val="42"/>
          <w:szCs w:val="42"/>
        </w:rPr>
      </w:pPr>
    </w:p>
    <w:p w14:paraId="6E9B3BEC" w14:textId="77777777" w:rsidR="00F23418" w:rsidRDefault="00F23418" w:rsidP="00FC6581">
      <w:pPr>
        <w:spacing w:after="600"/>
        <w:jc w:val="center"/>
        <w:rPr>
          <w:b/>
          <w:sz w:val="42"/>
          <w:szCs w:val="42"/>
        </w:rPr>
      </w:pPr>
    </w:p>
    <w:p w14:paraId="5456CF55" w14:textId="1CB94507" w:rsidR="00FC6581" w:rsidRPr="00750B87" w:rsidRDefault="00105189" w:rsidP="00320C61">
      <w:pPr>
        <w:jc w:val="center"/>
        <w:rPr>
          <w:sz w:val="32"/>
          <w:szCs w:val="30"/>
        </w:rPr>
      </w:pPr>
      <w:r w:rsidRPr="00750B87">
        <w:rPr>
          <w:sz w:val="32"/>
          <w:szCs w:val="30"/>
        </w:rPr>
        <w:t>Đà N</w:t>
      </w:r>
      <w:r w:rsidR="007C4154">
        <w:rPr>
          <w:sz w:val="32"/>
          <w:szCs w:val="30"/>
        </w:rPr>
        <w:t>ẵ</w:t>
      </w:r>
      <w:r w:rsidRPr="00750B87">
        <w:rPr>
          <w:sz w:val="32"/>
          <w:szCs w:val="30"/>
        </w:rPr>
        <w:t>ng</w:t>
      </w:r>
      <w:r w:rsidR="002B513B">
        <w:rPr>
          <w:sz w:val="32"/>
          <w:szCs w:val="30"/>
        </w:rPr>
        <w:t>,</w:t>
      </w:r>
      <w:r w:rsidR="00320C61" w:rsidRPr="00750B87">
        <w:rPr>
          <w:sz w:val="32"/>
          <w:szCs w:val="30"/>
        </w:rPr>
        <w:t xml:space="preserve"> </w:t>
      </w:r>
      <w:r w:rsidRPr="00750B87">
        <w:rPr>
          <w:sz w:val="32"/>
          <w:szCs w:val="30"/>
        </w:rPr>
        <w:t xml:space="preserve">tháng </w:t>
      </w:r>
      <w:ins w:id="36" w:author="Linh Huynh" w:date="2022-11-17T13:05:00Z">
        <w:r w:rsidR="00F04DEA">
          <w:rPr>
            <w:sz w:val="32"/>
            <w:szCs w:val="30"/>
          </w:rPr>
          <w:t>11</w:t>
        </w:r>
      </w:ins>
      <w:del w:id="37" w:author="Linh Huynh" w:date="2022-11-17T13:04:00Z">
        <w:r w:rsidR="00A55302" w:rsidDel="00F04DEA">
          <w:rPr>
            <w:sz w:val="32"/>
            <w:szCs w:val="30"/>
          </w:rPr>
          <w:delText>05</w:delText>
        </w:r>
      </w:del>
      <w:r w:rsidRPr="00750B87">
        <w:rPr>
          <w:sz w:val="32"/>
          <w:szCs w:val="30"/>
        </w:rPr>
        <w:t xml:space="preserve"> năm </w:t>
      </w:r>
      <w:r w:rsidR="00FC6581" w:rsidRPr="00750B87">
        <w:rPr>
          <w:sz w:val="32"/>
          <w:szCs w:val="30"/>
        </w:rPr>
        <w:t>20</w:t>
      </w:r>
      <w:r w:rsidR="002B513B">
        <w:rPr>
          <w:sz w:val="32"/>
          <w:szCs w:val="30"/>
        </w:rPr>
        <w:t>2</w:t>
      </w:r>
      <w:ins w:id="38" w:author="Linh Huynh" w:date="2022-11-17T13:05:00Z">
        <w:r w:rsidR="00F04DEA">
          <w:rPr>
            <w:sz w:val="32"/>
            <w:szCs w:val="30"/>
          </w:rPr>
          <w:t>2</w:t>
        </w:r>
      </w:ins>
      <w:del w:id="39" w:author="Linh Huynh" w:date="2022-11-17T13:05:00Z">
        <w:r w:rsidR="00A55302" w:rsidDel="00F04DEA">
          <w:rPr>
            <w:sz w:val="32"/>
            <w:szCs w:val="30"/>
          </w:rPr>
          <w:delText>1</w:delText>
        </w:r>
      </w:del>
    </w:p>
    <w:p w14:paraId="215CE0CC" w14:textId="77777777" w:rsidR="00FC6581" w:rsidRDefault="00FC6581" w:rsidP="00E548A7">
      <w:pPr>
        <w:rPr>
          <w:b/>
          <w:szCs w:val="26"/>
        </w:rPr>
      </w:pPr>
    </w:p>
    <w:p w14:paraId="7C1AC8EB" w14:textId="77777777" w:rsidR="00E245A1" w:rsidRDefault="00E245A1">
      <w:pPr>
        <w:spacing w:line="240" w:lineRule="auto"/>
        <w:ind w:firstLine="0"/>
        <w:jc w:val="left"/>
        <w:rPr>
          <w:ins w:id="40" w:author="Linh Huynh" w:date="2022-11-17T23:46:00Z"/>
          <w:szCs w:val="28"/>
        </w:rPr>
      </w:pPr>
      <w:ins w:id="41" w:author="Linh Huynh" w:date="2022-11-17T23:46:00Z">
        <w:r>
          <w:rPr>
            <w:szCs w:val="28"/>
          </w:rPr>
          <w:br w:type="page"/>
        </w:r>
      </w:ins>
    </w:p>
    <w:p w14:paraId="0328C1B0" w14:textId="49311C62" w:rsidR="001F3B50" w:rsidRPr="00E06DD8" w:rsidRDefault="001F3B50" w:rsidP="001F3B50">
      <w:pPr>
        <w:spacing w:before="240"/>
        <w:jc w:val="center"/>
        <w:rPr>
          <w:sz w:val="32"/>
          <w:szCs w:val="28"/>
        </w:rPr>
      </w:pPr>
      <w:r w:rsidRPr="00E06DD8">
        <w:rPr>
          <w:szCs w:val="28"/>
        </w:rPr>
        <w:lastRenderedPageBreak/>
        <w:t xml:space="preserve">TRƯỜNG ĐẠI HỌC </w:t>
      </w:r>
      <w:r>
        <w:rPr>
          <w:szCs w:val="28"/>
        </w:rPr>
        <w:t>CÔNG NGHỆ THÔNG TIN &amp;</w:t>
      </w:r>
    </w:p>
    <w:p w14:paraId="4D9B2CAB" w14:textId="77777777" w:rsidR="001F3B50" w:rsidRDefault="001F3B50" w:rsidP="001F3B50">
      <w:pPr>
        <w:keepNext/>
        <w:spacing w:before="120"/>
        <w:jc w:val="center"/>
        <w:rPr>
          <w:szCs w:val="28"/>
        </w:rPr>
      </w:pPr>
      <w:r w:rsidRPr="00037843">
        <w:rPr>
          <w:szCs w:val="28"/>
        </w:rPr>
        <w:t xml:space="preserve">TRUYỀN THÔNG </w:t>
      </w:r>
      <w:proofErr w:type="gramStart"/>
      <w:r w:rsidRPr="00037843">
        <w:rPr>
          <w:szCs w:val="28"/>
        </w:rPr>
        <w:t>VIỆT  HÀN</w:t>
      </w:r>
      <w:proofErr w:type="gramEnd"/>
    </w:p>
    <w:p w14:paraId="550D6AA6" w14:textId="77777777" w:rsidR="001F3B50" w:rsidRPr="00037843" w:rsidRDefault="001F3B50" w:rsidP="001F3B50">
      <w:pPr>
        <w:keepNext/>
        <w:spacing w:before="120"/>
        <w:jc w:val="center"/>
        <w:rPr>
          <w:b/>
          <w:sz w:val="36"/>
          <w:szCs w:val="28"/>
        </w:rPr>
      </w:pPr>
      <w:r w:rsidRPr="00037843">
        <w:rPr>
          <w:b/>
          <w:sz w:val="36"/>
          <w:szCs w:val="28"/>
        </w:rPr>
        <w:t>Khoa Khoa Học Máy Tính</w:t>
      </w:r>
    </w:p>
    <w:p w14:paraId="7EC13A91" w14:textId="77777777" w:rsidR="001F3B50" w:rsidRPr="00037843" w:rsidRDefault="001F3B50" w:rsidP="001F3B50">
      <w:pPr>
        <w:keepNext/>
        <w:spacing w:before="120"/>
        <w:jc w:val="center"/>
        <w:rPr>
          <w:szCs w:val="28"/>
        </w:rPr>
      </w:pPr>
      <w:r w:rsidRPr="00750B87">
        <w:rPr>
          <w:noProof/>
          <w:szCs w:val="28"/>
        </w:rPr>
        <w:drawing>
          <wp:inline distT="0" distB="0" distL="0" distR="0" wp14:anchorId="47B28574" wp14:editId="26B69C58">
            <wp:extent cx="1257300" cy="735401"/>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8" cstate="print">
                      <a:extLst>
                        <a:ext uri="{28A0092B-C50C-407E-A947-70E740481C1C}">
                          <a14:useLocalDpi xmlns:a14="http://schemas.microsoft.com/office/drawing/2010/main" val="0"/>
                        </a:ext>
                      </a:extLst>
                    </a:blip>
                    <a:srcRect r="82398"/>
                    <a:stretch/>
                  </pic:blipFill>
                  <pic:spPr bwMode="auto">
                    <a:xfrm>
                      <a:off x="0" y="0"/>
                      <a:ext cx="1257961" cy="735788"/>
                    </a:xfrm>
                    <a:prstGeom prst="rect">
                      <a:avLst/>
                    </a:prstGeom>
                    <a:ln>
                      <a:noFill/>
                    </a:ln>
                    <a:extLst>
                      <a:ext uri="{53640926-AAD7-44D8-BBD7-CCE9431645EC}">
                        <a14:shadowObscured xmlns:a14="http://schemas.microsoft.com/office/drawing/2010/main"/>
                      </a:ext>
                    </a:extLst>
                  </pic:spPr>
                </pic:pic>
              </a:graphicData>
            </a:graphic>
          </wp:inline>
        </w:drawing>
      </w:r>
    </w:p>
    <w:p w14:paraId="55F0CBD4" w14:textId="77777777" w:rsidR="001F3B50" w:rsidRPr="00911E6D" w:rsidRDefault="001F3B50" w:rsidP="001F3B50">
      <w:pPr>
        <w:spacing w:after="120"/>
        <w:rPr>
          <w:szCs w:val="26"/>
        </w:rPr>
      </w:pPr>
    </w:p>
    <w:p w14:paraId="11C8674C" w14:textId="77777777" w:rsidR="001F3B50" w:rsidRDefault="001F3B50" w:rsidP="001F3B50">
      <w:pPr>
        <w:jc w:val="center"/>
        <w:rPr>
          <w:sz w:val="32"/>
          <w:szCs w:val="32"/>
        </w:rPr>
      </w:pPr>
    </w:p>
    <w:p w14:paraId="502F9BEF" w14:textId="61B53C00" w:rsidR="001F3B50" w:rsidRPr="00E10A47" w:rsidRDefault="001F3B50" w:rsidP="001F3B50">
      <w:pPr>
        <w:jc w:val="center"/>
        <w:rPr>
          <w:sz w:val="34"/>
          <w:szCs w:val="34"/>
          <w:rPrChange w:id="42" w:author="Linh Huynh" w:date="2022-11-17T13:05:00Z">
            <w:rPr>
              <w:sz w:val="36"/>
              <w:szCs w:val="32"/>
            </w:rPr>
          </w:rPrChange>
        </w:rPr>
      </w:pPr>
      <w:r w:rsidRPr="00E10A47">
        <w:rPr>
          <w:sz w:val="34"/>
          <w:szCs w:val="34"/>
          <w:rPrChange w:id="43" w:author="Linh Huynh" w:date="2022-11-17T13:05:00Z">
            <w:rPr>
              <w:sz w:val="36"/>
              <w:szCs w:val="32"/>
            </w:rPr>
          </w:rPrChange>
        </w:rPr>
        <w:t xml:space="preserve">ĐỒ ÁN </w:t>
      </w:r>
      <w:ins w:id="44" w:author="Linh Huynh" w:date="2022-11-17T13:05:00Z">
        <w:r w:rsidR="00F04DEA" w:rsidRPr="00E10A47">
          <w:rPr>
            <w:sz w:val="34"/>
            <w:szCs w:val="34"/>
            <w:rPrChange w:id="45" w:author="Linh Huynh" w:date="2022-11-17T13:05:00Z">
              <w:rPr>
                <w:sz w:val="36"/>
                <w:szCs w:val="32"/>
              </w:rPr>
            </w:rPrChange>
          </w:rPr>
          <w:t>CHUYÊN NGÀNH 1</w:t>
        </w:r>
      </w:ins>
      <w:del w:id="46" w:author="Linh Huynh" w:date="2022-11-17T13:05:00Z">
        <w:r w:rsidRPr="00E10A47" w:rsidDel="00F04DEA">
          <w:rPr>
            <w:sz w:val="34"/>
            <w:szCs w:val="34"/>
            <w:rPrChange w:id="47" w:author="Linh Huynh" w:date="2022-11-17T13:05:00Z">
              <w:rPr>
                <w:sz w:val="36"/>
                <w:szCs w:val="32"/>
              </w:rPr>
            </w:rPrChange>
          </w:rPr>
          <w:delText>CƠ SỞ 3</w:delText>
        </w:r>
      </w:del>
    </w:p>
    <w:p w14:paraId="4D7E0B0C" w14:textId="25A78A13" w:rsidR="001F3B50" w:rsidRPr="00F04DEA" w:rsidDel="00F04DEA" w:rsidRDefault="00F04DEA" w:rsidP="001F3B50">
      <w:pPr>
        <w:spacing w:line="312" w:lineRule="auto"/>
        <w:jc w:val="center"/>
        <w:rPr>
          <w:del w:id="48" w:author="Linh Huynh" w:date="2022-11-17T13:05:00Z"/>
          <w:sz w:val="42"/>
          <w:szCs w:val="42"/>
          <w:rPrChange w:id="49" w:author="Linh Huynh" w:date="2022-11-17T13:05:00Z">
            <w:rPr>
              <w:del w:id="50" w:author="Linh Huynh" w:date="2022-11-17T13:05:00Z"/>
              <w:b/>
              <w:sz w:val="42"/>
              <w:szCs w:val="42"/>
            </w:rPr>
          </w:rPrChange>
        </w:rPr>
      </w:pPr>
      <w:ins w:id="51" w:author="Linh Huynh" w:date="2022-11-17T13:05:00Z">
        <w:r w:rsidRPr="00B149FC">
          <w:rPr>
            <w:b/>
            <w:bCs/>
            <w:sz w:val="36"/>
            <w:szCs w:val="48"/>
          </w:rPr>
          <w:t>XÂY DỰNG ỨNG DỤNG ĐA NỀN TẢNG MYNOTE</w:t>
        </w:r>
      </w:ins>
      <w:del w:id="52" w:author="Linh Huynh" w:date="2022-11-17T13:05:00Z">
        <w:r w:rsidR="001F3B50" w:rsidRPr="00F04DEA" w:rsidDel="00F04DEA">
          <w:rPr>
            <w:sz w:val="48"/>
            <w:szCs w:val="48"/>
            <w:rPrChange w:id="53" w:author="Linh Huynh" w:date="2022-11-17T13:05:00Z">
              <w:rPr>
                <w:b/>
                <w:sz w:val="48"/>
                <w:szCs w:val="48"/>
              </w:rPr>
            </w:rPrChange>
          </w:rPr>
          <w:delText>TÊN ĐỀ TÀI ABC</w:delText>
        </w:r>
      </w:del>
    </w:p>
    <w:p w14:paraId="777AA26C" w14:textId="77777777" w:rsidR="001F3B50" w:rsidRDefault="001F3B50" w:rsidP="001F3B50">
      <w:pPr>
        <w:jc w:val="center"/>
        <w:rPr>
          <w:sz w:val="30"/>
          <w:szCs w:val="28"/>
        </w:rPr>
      </w:pPr>
    </w:p>
    <w:p w14:paraId="36B60BFC" w14:textId="77777777" w:rsidR="001F3B50" w:rsidRDefault="001F3B50" w:rsidP="001F3B50">
      <w:pPr>
        <w:jc w:val="center"/>
        <w:rPr>
          <w:sz w:val="30"/>
          <w:szCs w:val="28"/>
        </w:rPr>
      </w:pPr>
    </w:p>
    <w:p w14:paraId="00F69B0B" w14:textId="78878A15" w:rsidR="001F3B50" w:rsidRDefault="001F3B50" w:rsidP="001F3B50">
      <w:pPr>
        <w:spacing w:after="600"/>
        <w:jc w:val="center"/>
        <w:rPr>
          <w:b/>
          <w:sz w:val="42"/>
          <w:szCs w:val="42"/>
        </w:rPr>
      </w:pPr>
    </w:p>
    <w:p w14:paraId="02C93DCB" w14:textId="77777777" w:rsidR="00AD45D6" w:rsidRDefault="00AD45D6" w:rsidP="001F3B50">
      <w:pPr>
        <w:spacing w:after="600"/>
        <w:jc w:val="center"/>
        <w:rPr>
          <w:b/>
          <w:sz w:val="42"/>
          <w:szCs w:val="42"/>
        </w:rPr>
      </w:pPr>
    </w:p>
    <w:p w14:paraId="0FA695F8" w14:textId="652135BA" w:rsidR="001F3B50" w:rsidRPr="00F83E27" w:rsidRDefault="001F3B50">
      <w:pPr>
        <w:tabs>
          <w:tab w:val="left" w:pos="2977"/>
          <w:tab w:val="left" w:pos="6804"/>
        </w:tabs>
        <w:ind w:firstLine="1418"/>
        <w:rPr>
          <w:ins w:id="54" w:author="ndhien@cit.udn.vn" w:date="2021-03-24T11:58:00Z"/>
          <w:bCs/>
          <w:sz w:val="32"/>
          <w:szCs w:val="36"/>
          <w:rPrChange w:id="55" w:author="ndhien@cit.udn.vn" w:date="2021-03-24T11:59:00Z">
            <w:rPr>
              <w:ins w:id="56" w:author="ndhien@cit.udn.vn" w:date="2021-03-24T11:58:00Z"/>
              <w:b/>
              <w:sz w:val="32"/>
              <w:szCs w:val="36"/>
            </w:rPr>
          </w:rPrChange>
        </w:rPr>
        <w:pPrChange w:id="57" w:author="ndhien@cit.udn.vn" w:date="2021-03-24T11:59:00Z">
          <w:pPr>
            <w:tabs>
              <w:tab w:val="left" w:pos="4536"/>
            </w:tabs>
            <w:ind w:firstLine="1701"/>
          </w:pPr>
        </w:pPrChange>
      </w:pPr>
      <w:r>
        <w:rPr>
          <w:sz w:val="32"/>
          <w:szCs w:val="36"/>
        </w:rPr>
        <w:t>Sinh viên</w:t>
      </w:r>
      <w:del w:id="58" w:author="ndhien@cit.udn.vn" w:date="2021-03-24T11:59:00Z">
        <w:r w:rsidDel="00F83E27">
          <w:rPr>
            <w:sz w:val="32"/>
            <w:szCs w:val="36"/>
          </w:rPr>
          <w:delText xml:space="preserve"> thực hiện</w:delText>
        </w:r>
      </w:del>
      <w:r>
        <w:rPr>
          <w:sz w:val="32"/>
          <w:szCs w:val="36"/>
        </w:rPr>
        <w:t xml:space="preserve">: </w:t>
      </w:r>
      <w:r>
        <w:rPr>
          <w:sz w:val="32"/>
          <w:szCs w:val="36"/>
        </w:rPr>
        <w:tab/>
      </w:r>
      <w:ins w:id="59" w:author="Linh Huynh" w:date="2022-11-17T13:06:00Z">
        <w:r w:rsidR="00E10A47">
          <w:rPr>
            <w:b/>
            <w:sz w:val="32"/>
            <w:szCs w:val="36"/>
          </w:rPr>
          <w:t>LÊ QUỐC HUY</w:t>
        </w:r>
      </w:ins>
      <w:del w:id="60" w:author="Linh Huynh" w:date="2022-11-17T13:06:00Z">
        <w:r w:rsidRPr="00037843" w:rsidDel="00E10A47">
          <w:rPr>
            <w:b/>
            <w:sz w:val="32"/>
            <w:szCs w:val="36"/>
          </w:rPr>
          <w:delText>ABC</w:delText>
        </w:r>
      </w:del>
      <w:ins w:id="61" w:author="ndhien@cit.udn.vn" w:date="2021-03-24T11:59:00Z">
        <w:r w:rsidR="00F83E27">
          <w:rPr>
            <w:b/>
            <w:sz w:val="32"/>
            <w:szCs w:val="36"/>
          </w:rPr>
          <w:tab/>
        </w:r>
        <w:r w:rsidR="00F83E27" w:rsidRPr="00F83E27">
          <w:rPr>
            <w:bCs/>
            <w:sz w:val="32"/>
            <w:szCs w:val="36"/>
            <w:rPrChange w:id="62" w:author="ndhien@cit.udn.vn" w:date="2021-03-24T11:59:00Z">
              <w:rPr>
                <w:b/>
                <w:sz w:val="32"/>
                <w:szCs w:val="36"/>
              </w:rPr>
            </w:rPrChange>
          </w:rPr>
          <w:t>Mã</w:t>
        </w:r>
        <w:r w:rsidR="00F83E27">
          <w:rPr>
            <w:bCs/>
            <w:sz w:val="32"/>
            <w:szCs w:val="36"/>
          </w:rPr>
          <w:t>:</w:t>
        </w:r>
      </w:ins>
      <w:ins w:id="63" w:author="Linh Huynh" w:date="2022-11-17T13:06:00Z">
        <w:r w:rsidR="00E10A47">
          <w:rPr>
            <w:bCs/>
            <w:sz w:val="32"/>
            <w:szCs w:val="36"/>
          </w:rPr>
          <w:t xml:space="preserve"> 19IT161</w:t>
        </w:r>
      </w:ins>
    </w:p>
    <w:p w14:paraId="61DAA5EC" w14:textId="4B23AE80" w:rsidR="00F83E27" w:rsidRPr="00161B34" w:rsidRDefault="00F83E27" w:rsidP="00A82473">
      <w:pPr>
        <w:tabs>
          <w:tab w:val="left" w:pos="2977"/>
          <w:tab w:val="left" w:pos="6804"/>
        </w:tabs>
        <w:ind w:firstLine="1701"/>
        <w:rPr>
          <w:ins w:id="64" w:author="ndhien@cit.udn.vn" w:date="2021-03-24T11:59:00Z"/>
          <w:bCs/>
          <w:sz w:val="32"/>
          <w:szCs w:val="36"/>
        </w:rPr>
      </w:pPr>
      <w:ins w:id="65" w:author="ndhien@cit.udn.vn" w:date="2021-03-24T11:59:00Z">
        <w:r>
          <w:rPr>
            <w:sz w:val="32"/>
            <w:szCs w:val="36"/>
          </w:rPr>
          <w:tab/>
        </w:r>
      </w:ins>
      <w:ins w:id="66" w:author="Linh Huynh" w:date="2022-11-17T13:06:00Z">
        <w:r w:rsidR="00E10A47">
          <w:rPr>
            <w:b/>
            <w:sz w:val="32"/>
            <w:szCs w:val="36"/>
          </w:rPr>
          <w:t>HUỲNH THỊ YẾN LINH</w:t>
        </w:r>
      </w:ins>
      <w:ins w:id="67" w:author="ndhien@cit.udn.vn" w:date="2021-03-24T11:59:00Z">
        <w:del w:id="68" w:author="Linh Huynh" w:date="2022-11-17T13:06:00Z">
          <w:r w:rsidRPr="00037843" w:rsidDel="00E10A47">
            <w:rPr>
              <w:b/>
              <w:sz w:val="32"/>
              <w:szCs w:val="36"/>
            </w:rPr>
            <w:delText>ABC</w:delText>
          </w:r>
        </w:del>
        <w:r>
          <w:rPr>
            <w:b/>
            <w:sz w:val="32"/>
            <w:szCs w:val="36"/>
          </w:rPr>
          <w:tab/>
        </w:r>
        <w:r w:rsidRPr="00161B34">
          <w:rPr>
            <w:bCs/>
            <w:sz w:val="32"/>
            <w:szCs w:val="36"/>
          </w:rPr>
          <w:t>Mã</w:t>
        </w:r>
        <w:r>
          <w:rPr>
            <w:bCs/>
            <w:sz w:val="32"/>
            <w:szCs w:val="36"/>
          </w:rPr>
          <w:t>:</w:t>
        </w:r>
      </w:ins>
      <w:ins w:id="69" w:author="Linh Huynh" w:date="2022-11-17T13:07:00Z">
        <w:r w:rsidR="00E10A47">
          <w:rPr>
            <w:bCs/>
            <w:sz w:val="32"/>
            <w:szCs w:val="36"/>
          </w:rPr>
          <w:t xml:space="preserve"> 19IT171</w:t>
        </w:r>
      </w:ins>
    </w:p>
    <w:p w14:paraId="1412A5CE" w14:textId="7BF0D9A6" w:rsidR="00F83E27" w:rsidDel="00F83E27" w:rsidRDefault="00F83E27" w:rsidP="00E10A47">
      <w:pPr>
        <w:tabs>
          <w:tab w:val="left" w:pos="4536"/>
        </w:tabs>
        <w:ind w:firstLine="1418"/>
        <w:rPr>
          <w:del w:id="70" w:author="ndhien@cit.udn.vn" w:date="2021-03-24T11:59:00Z"/>
          <w:sz w:val="32"/>
          <w:szCs w:val="36"/>
        </w:rPr>
      </w:pPr>
    </w:p>
    <w:p w14:paraId="04D3FB94" w14:textId="60246986" w:rsidR="001F3B50" w:rsidDel="00F83E27" w:rsidRDefault="001F3B50" w:rsidP="00E10A47">
      <w:pPr>
        <w:tabs>
          <w:tab w:val="left" w:pos="4536"/>
        </w:tabs>
        <w:ind w:firstLine="1418"/>
        <w:rPr>
          <w:del w:id="71" w:author="ndhien@cit.udn.vn" w:date="2021-03-24T11:59:00Z"/>
          <w:b/>
          <w:sz w:val="32"/>
          <w:szCs w:val="36"/>
        </w:rPr>
      </w:pPr>
      <w:del w:id="72" w:author="ndhien@cit.udn.vn" w:date="2021-03-24T11:59:00Z">
        <w:r w:rsidDel="00F83E27">
          <w:rPr>
            <w:sz w:val="32"/>
            <w:szCs w:val="36"/>
          </w:rPr>
          <w:delText xml:space="preserve">Lớp: </w:delText>
        </w:r>
        <w:r w:rsidDel="00F83E27">
          <w:rPr>
            <w:sz w:val="32"/>
            <w:szCs w:val="36"/>
          </w:rPr>
          <w:tab/>
        </w:r>
        <w:r w:rsidRPr="00037843" w:rsidDel="00F83E27">
          <w:rPr>
            <w:b/>
            <w:sz w:val="32"/>
            <w:szCs w:val="36"/>
          </w:rPr>
          <w:delText>xyz</w:delText>
        </w:r>
      </w:del>
    </w:p>
    <w:p w14:paraId="53670962" w14:textId="038DCD76" w:rsidR="001F3B50" w:rsidRPr="00037843" w:rsidRDefault="001F3B50" w:rsidP="00E10A47">
      <w:pPr>
        <w:tabs>
          <w:tab w:val="left" w:pos="4536"/>
        </w:tabs>
        <w:ind w:firstLine="1418"/>
        <w:rPr>
          <w:sz w:val="32"/>
          <w:szCs w:val="36"/>
        </w:rPr>
      </w:pPr>
      <w:r w:rsidRPr="00037843">
        <w:rPr>
          <w:sz w:val="32"/>
          <w:szCs w:val="36"/>
        </w:rPr>
        <w:t xml:space="preserve">Giảng viên hướng dẫn: </w:t>
      </w:r>
      <w:del w:id="73" w:author="ndhien@cit.udn.vn" w:date="2021-03-24T11:58:00Z">
        <w:r w:rsidRPr="00A82473" w:rsidDel="00F83E27">
          <w:rPr>
            <w:sz w:val="32"/>
            <w:szCs w:val="36"/>
          </w:rPr>
          <w:delText>TS. Lê Thị Thu Nga</w:delText>
        </w:r>
      </w:del>
      <w:ins w:id="74" w:author="Linh Huynh" w:date="2022-11-17T13:07:00Z">
        <w:r w:rsidR="00A82473" w:rsidRPr="00A82473">
          <w:rPr>
            <w:bCs/>
            <w:caps/>
            <w:sz w:val="32"/>
            <w:szCs w:val="32"/>
            <w:rPrChange w:id="75" w:author="Linh Huynh" w:date="2022-11-17T13:07:00Z">
              <w:rPr>
                <w:b/>
                <w:bCs/>
                <w:caps/>
                <w:sz w:val="32"/>
                <w:szCs w:val="32"/>
              </w:rPr>
            </w:rPrChange>
          </w:rPr>
          <w:t>THS.LÊ VIẾT TRƯƠNG</w:t>
        </w:r>
      </w:ins>
      <w:ins w:id="76" w:author="ndhien@cit.udn.vn" w:date="2021-03-24T11:58:00Z">
        <w:del w:id="77" w:author="Linh Huynh" w:date="2022-11-17T13:07:00Z">
          <w:r w:rsidR="00F83E27" w:rsidDel="00A82473">
            <w:rPr>
              <w:sz w:val="32"/>
              <w:szCs w:val="36"/>
            </w:rPr>
            <w:delText>……………………….</w:delText>
          </w:r>
        </w:del>
      </w:ins>
    </w:p>
    <w:p w14:paraId="32DFE808" w14:textId="77777777" w:rsidR="001F3B50" w:rsidRDefault="001F3B50" w:rsidP="001F3B50">
      <w:pPr>
        <w:spacing w:after="600"/>
        <w:jc w:val="center"/>
        <w:rPr>
          <w:b/>
          <w:sz w:val="42"/>
          <w:szCs w:val="42"/>
        </w:rPr>
      </w:pPr>
    </w:p>
    <w:p w14:paraId="52D53A98" w14:textId="77777777" w:rsidR="001F3B50" w:rsidRDefault="001F3B50" w:rsidP="001F3B50">
      <w:pPr>
        <w:spacing w:after="600"/>
        <w:jc w:val="center"/>
        <w:rPr>
          <w:b/>
          <w:sz w:val="42"/>
          <w:szCs w:val="42"/>
        </w:rPr>
      </w:pPr>
    </w:p>
    <w:p w14:paraId="5935C231" w14:textId="0F4C0E48" w:rsidR="001F3B50" w:rsidRPr="00037843" w:rsidDel="00B80EB5" w:rsidRDefault="001F3B50" w:rsidP="001F3B50">
      <w:pPr>
        <w:jc w:val="center"/>
        <w:rPr>
          <w:del w:id="78" w:author="Linh Huynh" w:date="2022-11-17T13:20:00Z"/>
          <w:sz w:val="32"/>
          <w:szCs w:val="30"/>
        </w:rPr>
      </w:pPr>
      <w:r w:rsidRPr="00037843">
        <w:rPr>
          <w:sz w:val="32"/>
          <w:szCs w:val="30"/>
        </w:rPr>
        <w:t>Đà N</w:t>
      </w:r>
      <w:r>
        <w:rPr>
          <w:sz w:val="32"/>
          <w:szCs w:val="30"/>
        </w:rPr>
        <w:t>ẵ</w:t>
      </w:r>
      <w:r w:rsidRPr="00037843">
        <w:rPr>
          <w:sz w:val="32"/>
          <w:szCs w:val="30"/>
        </w:rPr>
        <w:t>ng</w:t>
      </w:r>
      <w:r>
        <w:rPr>
          <w:sz w:val="32"/>
          <w:szCs w:val="30"/>
        </w:rPr>
        <w:t>,</w:t>
      </w:r>
      <w:r w:rsidRPr="00037843">
        <w:rPr>
          <w:sz w:val="32"/>
          <w:szCs w:val="30"/>
        </w:rPr>
        <w:t xml:space="preserve"> tháng </w:t>
      </w:r>
      <w:ins w:id="79" w:author="Linh Huynh" w:date="2022-11-17T13:08:00Z">
        <w:r w:rsidR="00A82473">
          <w:rPr>
            <w:sz w:val="32"/>
            <w:szCs w:val="30"/>
          </w:rPr>
          <w:t>11</w:t>
        </w:r>
      </w:ins>
      <w:del w:id="80" w:author="Linh Huynh" w:date="2022-11-17T13:08:00Z">
        <w:r w:rsidDel="00A82473">
          <w:rPr>
            <w:sz w:val="32"/>
            <w:szCs w:val="30"/>
          </w:rPr>
          <w:delText>05</w:delText>
        </w:r>
      </w:del>
      <w:r w:rsidRPr="00037843">
        <w:rPr>
          <w:sz w:val="32"/>
          <w:szCs w:val="30"/>
        </w:rPr>
        <w:t xml:space="preserve"> năm 20</w:t>
      </w:r>
      <w:r>
        <w:rPr>
          <w:sz w:val="32"/>
          <w:szCs w:val="30"/>
        </w:rPr>
        <w:t>2</w:t>
      </w:r>
      <w:ins w:id="81" w:author="Linh Huynh" w:date="2022-11-17T13:19:00Z">
        <w:r w:rsidR="00EC6DA9">
          <w:rPr>
            <w:sz w:val="32"/>
            <w:szCs w:val="30"/>
          </w:rPr>
          <w:t>2</w:t>
        </w:r>
      </w:ins>
      <w:del w:id="82" w:author="Linh Huynh" w:date="2022-11-17T13:08:00Z">
        <w:r w:rsidDel="00A82473">
          <w:rPr>
            <w:sz w:val="32"/>
            <w:szCs w:val="30"/>
          </w:rPr>
          <w:delText>1</w:delText>
        </w:r>
      </w:del>
    </w:p>
    <w:p w14:paraId="7E67BDFE" w14:textId="77777777" w:rsidR="00E548A7" w:rsidDel="00EC6DA9" w:rsidRDefault="00E548A7" w:rsidP="00E548A7">
      <w:pPr>
        <w:rPr>
          <w:del w:id="83" w:author="Linh Huynh" w:date="2022-11-17T13:20:00Z"/>
          <w:szCs w:val="26"/>
          <w14:shadow w14:blurRad="50800" w14:dist="38100" w14:dir="2700000" w14:sx="100000" w14:sy="100000" w14:kx="0" w14:ky="0" w14:algn="tl">
            <w14:srgbClr w14:val="000000">
              <w14:alpha w14:val="60000"/>
            </w14:srgbClr>
          </w14:shadow>
        </w:rPr>
      </w:pPr>
    </w:p>
    <w:p w14:paraId="6CF0C490" w14:textId="77777777" w:rsidR="002B513B" w:rsidRDefault="002B513B">
      <w:pPr>
        <w:jc w:val="center"/>
        <w:pPrChange w:id="84" w:author="Linh Huynh" w:date="2022-11-17T13:20:00Z">
          <w:pPr>
            <w:pStyle w:val="Heading1"/>
            <w:spacing w:before="600" w:after="600" w:line="312" w:lineRule="auto"/>
          </w:pPr>
        </w:pPrChange>
      </w:pPr>
    </w:p>
    <w:p w14:paraId="6BB1BBED" w14:textId="77777777" w:rsidR="001F3B50" w:rsidRPr="00750B87" w:rsidRDefault="001F3B50" w:rsidP="00750B87"/>
    <w:p w14:paraId="1C83576E" w14:textId="77777777" w:rsidR="002B513B" w:rsidDel="00EC6DA9" w:rsidRDefault="002B513B">
      <w:pPr>
        <w:pStyle w:val="Heading1"/>
        <w:rPr>
          <w:del w:id="85" w:author="Linh Huynh" w:date="2022-11-17T13:20:00Z"/>
        </w:rPr>
        <w:pPrChange w:id="86" w:author="Linh Huynh" w:date="2022-11-17T13:20:00Z">
          <w:pPr>
            <w:pStyle w:val="TOC1"/>
          </w:pPr>
        </w:pPrChange>
      </w:pPr>
      <w:bookmarkStart w:id="87" w:name="_Toc57216370"/>
      <w:bookmarkStart w:id="88" w:name="_Toc121066466"/>
      <w:bookmarkStart w:id="89" w:name="_Toc7979773"/>
      <w:bookmarkStart w:id="90" w:name="_Toc7979836"/>
      <w:bookmarkStart w:id="91" w:name="_Toc8805988"/>
      <w:bookmarkStart w:id="92" w:name="_Toc9016555"/>
      <w:bookmarkStart w:id="93" w:name="_Toc9522822"/>
      <w:bookmarkStart w:id="94" w:name="_Toc9522924"/>
      <w:r w:rsidRPr="00750B87">
        <w:lastRenderedPageBreak/>
        <w:t xml:space="preserve">NHẬN XÉT CỦA </w:t>
      </w:r>
      <w:bookmarkEnd w:id="87"/>
      <w:r w:rsidR="001F3B50" w:rsidRPr="00750B87">
        <w:t>GIẢNG VIÊN HƯỚNG DẪN</w:t>
      </w:r>
      <w:bookmarkEnd w:id="88"/>
    </w:p>
    <w:p w14:paraId="75BDD2D3" w14:textId="77777777" w:rsidR="001F3B50" w:rsidRPr="00750B87" w:rsidRDefault="001F3B50">
      <w:pPr>
        <w:pStyle w:val="Heading1"/>
        <w:pPrChange w:id="95" w:author="Linh Huynh" w:date="2022-11-17T13:20:00Z">
          <w:pPr/>
        </w:pPrChange>
      </w:pPr>
    </w:p>
    <w:p w14:paraId="0E4DEDE1" w14:textId="77777777" w:rsidR="002B513B" w:rsidRPr="00750B87" w:rsidRDefault="002B513B" w:rsidP="00750B87">
      <w:pPr>
        <w:pStyle w:val="Heading1"/>
        <w:tabs>
          <w:tab w:val="left" w:pos="567"/>
          <w:tab w:val="right" w:leader="dot" w:pos="8505"/>
        </w:tabs>
        <w:spacing w:before="240" w:after="240"/>
        <w:rPr>
          <w:i/>
          <w:sz w:val="24"/>
          <w:szCs w:val="36"/>
        </w:rPr>
      </w:pPr>
      <w:r>
        <w:rPr>
          <w:b w:val="0"/>
          <w:i/>
          <w:szCs w:val="36"/>
        </w:rPr>
        <w:tab/>
      </w:r>
      <w:r w:rsidRPr="00750B87">
        <w:rPr>
          <w:i/>
          <w:sz w:val="24"/>
          <w:szCs w:val="36"/>
        </w:rPr>
        <w:tab/>
      </w:r>
    </w:p>
    <w:p w14:paraId="5EAB82B7" w14:textId="77777777" w:rsidR="00A6582A" w:rsidRPr="00750B87" w:rsidRDefault="00A6582A" w:rsidP="00750B87">
      <w:pPr>
        <w:pStyle w:val="Heading1"/>
        <w:tabs>
          <w:tab w:val="left" w:pos="567"/>
          <w:tab w:val="right" w:leader="dot" w:pos="8505"/>
        </w:tabs>
        <w:spacing w:before="240" w:after="240"/>
        <w:rPr>
          <w:i/>
          <w:sz w:val="24"/>
          <w:szCs w:val="36"/>
        </w:rPr>
      </w:pPr>
      <w:r w:rsidRPr="00750B87">
        <w:rPr>
          <w:i/>
          <w:sz w:val="24"/>
          <w:szCs w:val="36"/>
        </w:rPr>
        <w:tab/>
      </w:r>
      <w:r w:rsidRPr="00750B87">
        <w:rPr>
          <w:i/>
          <w:sz w:val="24"/>
          <w:szCs w:val="36"/>
        </w:rPr>
        <w:tab/>
      </w:r>
    </w:p>
    <w:p w14:paraId="74C2863C" w14:textId="77777777" w:rsidR="00A6582A" w:rsidRPr="00750B87" w:rsidRDefault="00A6582A" w:rsidP="00750B87">
      <w:pPr>
        <w:pStyle w:val="Heading1"/>
        <w:tabs>
          <w:tab w:val="left" w:pos="567"/>
          <w:tab w:val="right" w:leader="dot" w:pos="8505"/>
        </w:tabs>
        <w:spacing w:before="240" w:after="240"/>
        <w:rPr>
          <w:i/>
          <w:sz w:val="24"/>
          <w:szCs w:val="36"/>
        </w:rPr>
      </w:pPr>
      <w:r w:rsidRPr="00750B87">
        <w:rPr>
          <w:i/>
          <w:sz w:val="24"/>
          <w:szCs w:val="36"/>
        </w:rPr>
        <w:tab/>
      </w:r>
      <w:r w:rsidRPr="00750B87">
        <w:rPr>
          <w:i/>
          <w:sz w:val="24"/>
          <w:szCs w:val="36"/>
        </w:rPr>
        <w:tab/>
      </w:r>
    </w:p>
    <w:p w14:paraId="65A4B13E" w14:textId="77777777" w:rsidR="00A6582A" w:rsidRPr="00750B87" w:rsidRDefault="00A6582A" w:rsidP="00750B87">
      <w:pPr>
        <w:pStyle w:val="Heading1"/>
        <w:tabs>
          <w:tab w:val="left" w:pos="567"/>
          <w:tab w:val="right" w:leader="dot" w:pos="8505"/>
        </w:tabs>
        <w:spacing w:before="240" w:after="240"/>
        <w:rPr>
          <w:i/>
          <w:sz w:val="24"/>
          <w:szCs w:val="36"/>
        </w:rPr>
      </w:pPr>
      <w:r w:rsidRPr="00750B87">
        <w:rPr>
          <w:i/>
          <w:sz w:val="24"/>
          <w:szCs w:val="36"/>
        </w:rPr>
        <w:tab/>
      </w:r>
      <w:r w:rsidRPr="00750B87">
        <w:rPr>
          <w:i/>
          <w:sz w:val="24"/>
          <w:szCs w:val="36"/>
        </w:rPr>
        <w:tab/>
      </w:r>
    </w:p>
    <w:p w14:paraId="7A3084B1" w14:textId="77777777" w:rsidR="00A6582A" w:rsidRPr="00750B87" w:rsidRDefault="00A6582A" w:rsidP="00750B87">
      <w:pPr>
        <w:pStyle w:val="Heading1"/>
        <w:tabs>
          <w:tab w:val="left" w:pos="567"/>
          <w:tab w:val="right" w:leader="dot" w:pos="8505"/>
        </w:tabs>
        <w:spacing w:before="240" w:after="240"/>
        <w:rPr>
          <w:i/>
          <w:sz w:val="24"/>
          <w:szCs w:val="36"/>
        </w:rPr>
      </w:pPr>
      <w:r w:rsidRPr="00750B87">
        <w:rPr>
          <w:i/>
          <w:sz w:val="24"/>
          <w:szCs w:val="36"/>
        </w:rPr>
        <w:tab/>
      </w:r>
      <w:r w:rsidRPr="00750B87">
        <w:rPr>
          <w:i/>
          <w:sz w:val="24"/>
          <w:szCs w:val="36"/>
        </w:rPr>
        <w:tab/>
      </w:r>
    </w:p>
    <w:p w14:paraId="325F6D18" w14:textId="77777777" w:rsidR="00A6582A" w:rsidRPr="00750B87" w:rsidRDefault="00A6582A" w:rsidP="00750B87">
      <w:pPr>
        <w:rPr>
          <w:i/>
        </w:rPr>
      </w:pPr>
    </w:p>
    <w:p w14:paraId="11E8EFB0" w14:textId="77777777" w:rsidR="00A6582A" w:rsidRPr="00750B87" w:rsidRDefault="00A6582A" w:rsidP="00750B87">
      <w:pPr>
        <w:rPr>
          <w:i/>
        </w:rPr>
      </w:pPr>
      <w:r>
        <w:rPr>
          <w:b/>
          <w:i/>
          <w:sz w:val="36"/>
          <w:szCs w:val="36"/>
        </w:rPr>
        <w:tab/>
      </w:r>
    </w:p>
    <w:p w14:paraId="303FEEBB" w14:textId="77777777" w:rsidR="00A6582A" w:rsidRPr="00750B87" w:rsidRDefault="00A6582A" w:rsidP="00750B87">
      <w:pPr>
        <w:rPr>
          <w:i/>
        </w:rPr>
      </w:pPr>
    </w:p>
    <w:p w14:paraId="1FB653D4" w14:textId="77777777" w:rsidR="002B513B" w:rsidRPr="00750B87" w:rsidDel="00B80EB5" w:rsidRDefault="002B513B" w:rsidP="00750B87">
      <w:pPr>
        <w:rPr>
          <w:del w:id="96" w:author="Linh Huynh" w:date="2022-11-17T13:21:00Z"/>
          <w:i/>
        </w:rPr>
      </w:pPr>
      <w:r>
        <w:tab/>
      </w:r>
      <w:r>
        <w:tab/>
      </w:r>
    </w:p>
    <w:p w14:paraId="30BAA1F7" w14:textId="77777777" w:rsidR="002B513B" w:rsidDel="00B80EB5" w:rsidRDefault="002B513B" w:rsidP="00750B87">
      <w:pPr>
        <w:pStyle w:val="Heading1"/>
        <w:tabs>
          <w:tab w:val="left" w:pos="567"/>
          <w:tab w:val="right" w:leader="dot" w:pos="8505"/>
        </w:tabs>
        <w:spacing w:before="600" w:after="600" w:line="312" w:lineRule="auto"/>
        <w:rPr>
          <w:del w:id="97" w:author="Linh Huynh" w:date="2022-11-17T13:21:00Z"/>
          <w:b w:val="0"/>
          <w:i/>
          <w:szCs w:val="36"/>
        </w:rPr>
      </w:pPr>
      <w:del w:id="98" w:author="Linh Huynh" w:date="2022-11-17T13:21:00Z">
        <w:r w:rsidDel="00B80EB5">
          <w:rPr>
            <w:b w:val="0"/>
            <w:i/>
            <w:szCs w:val="36"/>
          </w:rPr>
          <w:tab/>
        </w:r>
      </w:del>
    </w:p>
    <w:p w14:paraId="02E4522E" w14:textId="77777777" w:rsidR="00B809C3" w:rsidRPr="00320C61" w:rsidRDefault="002B513B">
      <w:pPr>
        <w:rPr>
          <w:szCs w:val="26"/>
        </w:rPr>
        <w:pPrChange w:id="99" w:author="Linh Huynh" w:date="2022-11-17T13:21:00Z">
          <w:pPr>
            <w:pStyle w:val="Heading1"/>
            <w:tabs>
              <w:tab w:val="left" w:pos="567"/>
              <w:tab w:val="right" w:leader="dot" w:pos="8505"/>
            </w:tabs>
            <w:spacing w:before="600" w:after="600" w:line="312" w:lineRule="auto"/>
          </w:pPr>
        </w:pPrChange>
      </w:pPr>
      <w:del w:id="100" w:author="Linh Huynh" w:date="2022-11-17T13:21:00Z">
        <w:r w:rsidDel="00B80EB5">
          <w:tab/>
        </w:r>
      </w:del>
      <w:bookmarkEnd w:id="89"/>
      <w:bookmarkEnd w:id="90"/>
      <w:bookmarkEnd w:id="91"/>
      <w:bookmarkEnd w:id="92"/>
      <w:bookmarkEnd w:id="93"/>
      <w:bookmarkEnd w:id="94"/>
    </w:p>
    <w:p w14:paraId="0C317333" w14:textId="77777777" w:rsidR="005150CE" w:rsidRPr="00911E6D" w:rsidDel="00B80EB5" w:rsidRDefault="00FD3FC0">
      <w:pPr>
        <w:tabs>
          <w:tab w:val="center" w:pos="6804"/>
        </w:tabs>
        <w:rPr>
          <w:del w:id="101" w:author="Linh Huynh" w:date="2022-11-17T13:21:00Z"/>
          <w:b/>
          <w:i/>
          <w:szCs w:val="26"/>
        </w:rPr>
      </w:pPr>
      <w:del w:id="102" w:author="Linh Huynh" w:date="2022-11-17T13:21:00Z">
        <w:r w:rsidRPr="00911E6D" w:rsidDel="00B80EB5">
          <w:rPr>
            <w:b/>
            <w:i/>
            <w:szCs w:val="26"/>
          </w:rPr>
          <w:br w:type="page"/>
        </w:r>
      </w:del>
    </w:p>
    <w:p w14:paraId="601D1FC1" w14:textId="77777777" w:rsidR="00480DB0" w:rsidRDefault="00480DB0">
      <w:pPr>
        <w:tabs>
          <w:tab w:val="center" w:pos="6804"/>
        </w:tabs>
        <w:pPrChange w:id="103" w:author="Linh Huynh" w:date="2022-11-17T13:21:00Z">
          <w:pPr>
            <w:pStyle w:val="Heading1"/>
            <w:spacing w:before="1200" w:after="600"/>
          </w:pPr>
        </w:pPrChange>
      </w:pPr>
      <w:bookmarkStart w:id="104" w:name="_Toc7979774"/>
      <w:bookmarkStart w:id="105" w:name="_Toc7979837"/>
    </w:p>
    <w:p w14:paraId="585810BC" w14:textId="77777777" w:rsidR="00F23418" w:rsidRPr="00750B87" w:rsidRDefault="00F23418" w:rsidP="00750B87">
      <w:pPr>
        <w:rPr>
          <w:i/>
        </w:rPr>
      </w:pPr>
    </w:p>
    <w:p w14:paraId="6E3237B2" w14:textId="77777777" w:rsidR="00B80EB5" w:rsidRDefault="00B80EB5">
      <w:pPr>
        <w:rPr>
          <w:ins w:id="106" w:author="Linh Huynh" w:date="2022-11-17T13:21:00Z"/>
          <w:b/>
          <w:iCs/>
          <w:sz w:val="36"/>
        </w:rPr>
      </w:pPr>
      <w:bookmarkStart w:id="107" w:name="_Toc8805989"/>
      <w:bookmarkStart w:id="108" w:name="_Toc9016556"/>
      <w:bookmarkStart w:id="109" w:name="_Toc9522823"/>
      <w:bookmarkStart w:id="110" w:name="_Toc9522925"/>
      <w:bookmarkStart w:id="111" w:name="_Toc57216371"/>
      <w:ins w:id="112" w:author="Linh Huynh" w:date="2022-11-17T13:21:00Z">
        <w:r>
          <w:br w:type="page"/>
        </w:r>
      </w:ins>
    </w:p>
    <w:p w14:paraId="4586E0DA" w14:textId="24871B62" w:rsidR="00682E63" w:rsidDel="00E31F4A" w:rsidRDefault="00FD3FC0">
      <w:pPr>
        <w:pStyle w:val="Heading1"/>
        <w:rPr>
          <w:del w:id="113" w:author="Linh Huynh" w:date="2022-11-17T13:22:00Z"/>
        </w:rPr>
        <w:pPrChange w:id="114" w:author="Linh Huynh" w:date="2022-11-17T13:21:00Z">
          <w:pPr>
            <w:pStyle w:val="TOC1"/>
          </w:pPr>
        </w:pPrChange>
      </w:pPr>
      <w:bookmarkStart w:id="115" w:name="_Toc121066467"/>
      <w:r w:rsidRPr="009E455B">
        <w:lastRenderedPageBreak/>
        <w:t>LỜI</w:t>
      </w:r>
      <w:r w:rsidRPr="00750B87">
        <w:t xml:space="preserve"> CẢM ƠN</w:t>
      </w:r>
      <w:bookmarkEnd w:id="104"/>
      <w:bookmarkEnd w:id="105"/>
      <w:bookmarkEnd w:id="107"/>
      <w:bookmarkEnd w:id="108"/>
      <w:bookmarkEnd w:id="109"/>
      <w:bookmarkEnd w:id="110"/>
      <w:bookmarkEnd w:id="111"/>
      <w:bookmarkEnd w:id="115"/>
    </w:p>
    <w:p w14:paraId="626CDBE4" w14:textId="77777777" w:rsidR="001F3B50" w:rsidRPr="00750B87" w:rsidRDefault="001F3B50">
      <w:pPr>
        <w:pStyle w:val="Heading1"/>
        <w:pPrChange w:id="116" w:author="Linh Huynh" w:date="2022-11-17T13:22:00Z">
          <w:pPr/>
        </w:pPrChange>
      </w:pPr>
    </w:p>
    <w:p w14:paraId="5D10F45D" w14:textId="040F9552" w:rsidR="00E31F4A" w:rsidRPr="00B149FC" w:rsidRDefault="00E31F4A" w:rsidP="00E31F4A">
      <w:pPr>
        <w:spacing w:before="80" w:after="80"/>
        <w:ind w:firstLine="567"/>
        <w:rPr>
          <w:ins w:id="117" w:author="Linh Huynh" w:date="2022-11-17T13:21:00Z"/>
          <w:szCs w:val="26"/>
        </w:rPr>
      </w:pPr>
      <w:ins w:id="118" w:author="Linh Huynh" w:date="2022-11-17T13:21:00Z">
        <w:r w:rsidRPr="00B149FC">
          <w:rPr>
            <w:szCs w:val="26"/>
          </w:rPr>
          <w:t xml:space="preserve">Trong thời gian thực hiện đồ án, em đã nhận được nhiều sự giúp đỡ, chỉ bảo và đóng góp ý kiến nhiệt tình của giảng viên hướng dẫn, các thầy cô và bạn bè. Em xin gửi lời cảm ơn chân thành đến ThS. Lê Viết Trương – Giảng viên hướng dẫn đồ án này đã tận tình hướng dẫn, giúp đỡ em trong suốt quá trình thực hiện đồ án. Em cũng xin chân thành cảm ơn các thầy cô giáo trong </w:t>
        </w:r>
      </w:ins>
      <w:r w:rsidR="00676F14">
        <w:rPr>
          <w:szCs w:val="26"/>
        </w:rPr>
        <w:t>T</w:t>
      </w:r>
      <w:ins w:id="119" w:author="Linh Huynh" w:date="2022-11-17T13:21:00Z">
        <w:r w:rsidRPr="00B149FC">
          <w:rPr>
            <w:szCs w:val="26"/>
          </w:rPr>
          <w:t>rường Đại học Công nghệ thông tin và Truyền thông Việt – Hàn nói chung và các thầy cô của Khoa Khoa học máy tính nói riêng đã cho em các kiến thức về những môn đại cương cũng như chuyên ngành, giúp em có cơ sở lý thuyết vững vàng và tạo điều kiện giúp đỡ em trong suốt quá trình học tập. Cuối cùng, em cũng cảm ơn bạn bè đã luôn giúp đỡ trong suốt quá trình làm đồ án.</w:t>
        </w:r>
      </w:ins>
    </w:p>
    <w:p w14:paraId="122ECD85" w14:textId="5ADACAD8" w:rsidR="00E31F4A" w:rsidRPr="00E20717" w:rsidRDefault="00E31F4A">
      <w:pPr>
        <w:spacing w:before="80" w:after="80" w:line="312" w:lineRule="auto"/>
        <w:ind w:firstLine="567"/>
        <w:rPr>
          <w:ins w:id="120" w:author="Linh Huynh" w:date="2022-11-17T13:21:00Z"/>
          <w:szCs w:val="26"/>
        </w:rPr>
        <w:pPrChange w:id="121" w:author="Linh Huynh" w:date="2022-11-17T13:22:00Z">
          <w:pPr>
            <w:tabs>
              <w:tab w:val="center" w:pos="6804"/>
            </w:tabs>
          </w:pPr>
        </w:pPrChange>
      </w:pPr>
      <w:ins w:id="122" w:author="Linh Huynh" w:date="2022-11-17T13:21:00Z">
        <w:r w:rsidRPr="00B149FC">
          <w:rPr>
            <w:szCs w:val="26"/>
          </w:rPr>
          <w:t>Em xin trân trọng cảm ơn</w:t>
        </w:r>
      </w:ins>
      <w:ins w:id="123" w:author="Linh Huynh" w:date="2022-11-17T13:22:00Z">
        <w:r>
          <w:rPr>
            <w:szCs w:val="26"/>
          </w:rPr>
          <w:t>.</w:t>
        </w:r>
      </w:ins>
      <w:ins w:id="124" w:author="Linh Huynh" w:date="2022-11-17T13:21:00Z">
        <w:r w:rsidRPr="00B149FC">
          <w:rPr>
            <w:szCs w:val="26"/>
          </w:rPr>
          <w:t xml:space="preserve"> </w:t>
        </w:r>
      </w:ins>
    </w:p>
    <w:p w14:paraId="288F33F8" w14:textId="77777777" w:rsidR="00E31F4A" w:rsidRPr="00E20717" w:rsidRDefault="00E31F4A" w:rsidP="00E31F4A">
      <w:pPr>
        <w:tabs>
          <w:tab w:val="center" w:pos="6804"/>
        </w:tabs>
        <w:rPr>
          <w:ins w:id="125" w:author="Linh Huynh" w:date="2022-11-17T13:21:00Z"/>
          <w:i/>
          <w:szCs w:val="26"/>
        </w:rPr>
      </w:pPr>
      <w:ins w:id="126" w:author="Linh Huynh" w:date="2022-11-17T13:21:00Z">
        <w:r w:rsidRPr="00E20717">
          <w:rPr>
            <w:szCs w:val="26"/>
          </w:rPr>
          <w:tab/>
        </w:r>
        <w:r w:rsidRPr="00E20717">
          <w:rPr>
            <w:i/>
            <w:szCs w:val="26"/>
          </w:rPr>
          <w:t>Sinh viên,</w:t>
        </w:r>
      </w:ins>
    </w:p>
    <w:p w14:paraId="053CABB9" w14:textId="18C983F8" w:rsidR="003B11B1" w:rsidRPr="00E31F4A" w:rsidDel="00E31F4A" w:rsidRDefault="00E31F4A" w:rsidP="00E31F4A">
      <w:pPr>
        <w:spacing w:before="80" w:after="80" w:line="312" w:lineRule="auto"/>
        <w:ind w:firstLine="567"/>
        <w:rPr>
          <w:del w:id="127" w:author="Linh Huynh" w:date="2022-11-17T13:21:00Z"/>
          <w:szCs w:val="26"/>
        </w:rPr>
      </w:pPr>
      <w:ins w:id="128" w:author="Linh Huynh" w:date="2022-11-17T13:21:00Z">
        <w:r w:rsidRPr="00B149FC">
          <w:tab/>
        </w:r>
        <w:r w:rsidRPr="00B149FC">
          <w:tab/>
        </w:r>
        <w:r w:rsidRPr="00B149FC">
          <w:tab/>
        </w:r>
        <w:r w:rsidRPr="00B149FC">
          <w:tab/>
        </w:r>
        <w:r w:rsidRPr="00B149FC">
          <w:tab/>
          <w:t>LÊ QUỐC HUY – HUỲNH THỊ YẾN LINH</w:t>
        </w:r>
      </w:ins>
      <w:del w:id="129" w:author="Linh Huynh" w:date="2022-11-17T13:21:00Z">
        <w:r w:rsidR="00070EF9" w:rsidRPr="00E31F4A" w:rsidDel="00E31F4A">
          <w:rPr>
            <w:szCs w:val="26"/>
          </w:rPr>
          <w:delText xml:space="preserve">Em xin trân trọng cảm ơn </w:delText>
        </w:r>
      </w:del>
    </w:p>
    <w:p w14:paraId="03948F49" w14:textId="475E0FA4" w:rsidR="0068777B" w:rsidRPr="00E31F4A" w:rsidDel="00E31F4A" w:rsidRDefault="0068777B" w:rsidP="00750B87">
      <w:pPr>
        <w:spacing w:before="80" w:after="80" w:line="312" w:lineRule="auto"/>
        <w:ind w:firstLine="567"/>
        <w:rPr>
          <w:del w:id="130" w:author="Linh Huynh" w:date="2022-11-17T13:21:00Z"/>
          <w:szCs w:val="26"/>
        </w:rPr>
      </w:pPr>
    </w:p>
    <w:p w14:paraId="75498409" w14:textId="3359DD51" w:rsidR="00070EF9" w:rsidRPr="00E31F4A" w:rsidDel="00E31F4A" w:rsidRDefault="005150CE" w:rsidP="00FF5C2B">
      <w:pPr>
        <w:tabs>
          <w:tab w:val="center" w:pos="6804"/>
        </w:tabs>
        <w:rPr>
          <w:del w:id="131" w:author="Linh Huynh" w:date="2022-11-17T13:21:00Z"/>
          <w:szCs w:val="26"/>
        </w:rPr>
      </w:pPr>
      <w:del w:id="132" w:author="Linh Huynh" w:date="2022-11-17T13:21:00Z">
        <w:r w:rsidRPr="00E31F4A" w:rsidDel="00E31F4A">
          <w:rPr>
            <w:szCs w:val="26"/>
          </w:rPr>
          <w:tab/>
        </w:r>
      </w:del>
    </w:p>
    <w:p w14:paraId="205B4708" w14:textId="1EBD5CEC" w:rsidR="00F06980" w:rsidRPr="00E31F4A" w:rsidDel="00E31F4A" w:rsidRDefault="00070EF9" w:rsidP="00750B87">
      <w:pPr>
        <w:tabs>
          <w:tab w:val="center" w:pos="6804"/>
        </w:tabs>
        <w:rPr>
          <w:del w:id="133" w:author="Linh Huynh" w:date="2022-11-17T13:21:00Z"/>
          <w:i/>
          <w:szCs w:val="26"/>
        </w:rPr>
      </w:pPr>
      <w:del w:id="134" w:author="Linh Huynh" w:date="2022-11-17T13:21:00Z">
        <w:r w:rsidRPr="00E31F4A" w:rsidDel="00E31F4A">
          <w:rPr>
            <w:szCs w:val="26"/>
          </w:rPr>
          <w:tab/>
        </w:r>
        <w:r w:rsidR="0068097B" w:rsidRPr="00E31F4A" w:rsidDel="00E31F4A">
          <w:rPr>
            <w:i/>
            <w:szCs w:val="26"/>
          </w:rPr>
          <w:delText>Sinh viên</w:delText>
        </w:r>
        <w:r w:rsidRPr="00E31F4A" w:rsidDel="00E31F4A">
          <w:rPr>
            <w:i/>
            <w:szCs w:val="26"/>
          </w:rPr>
          <w:delText>,</w:delText>
        </w:r>
      </w:del>
    </w:p>
    <w:p w14:paraId="68C0B7D3" w14:textId="2CF20E07" w:rsidR="00C73265" w:rsidRPr="00E31F4A" w:rsidDel="00E31F4A" w:rsidRDefault="003B11B1" w:rsidP="00750B87">
      <w:pPr>
        <w:pStyle w:val="Heading1"/>
        <w:tabs>
          <w:tab w:val="center" w:pos="5245"/>
        </w:tabs>
        <w:spacing w:before="120" w:after="600" w:line="312" w:lineRule="auto"/>
        <w:rPr>
          <w:del w:id="135" w:author="Linh Huynh" w:date="2022-11-17T13:21:00Z"/>
          <w:b w:val="0"/>
          <w:i/>
          <w:sz w:val="26"/>
          <w:szCs w:val="26"/>
          <w:rPrChange w:id="136" w:author="Linh Huynh" w:date="2022-11-17T13:21:00Z">
            <w:rPr>
              <w:del w:id="137" w:author="Linh Huynh" w:date="2022-11-17T13:21:00Z"/>
              <w:sz w:val="26"/>
              <w:szCs w:val="26"/>
            </w:rPr>
          </w:rPrChange>
        </w:rPr>
      </w:pPr>
      <w:bookmarkStart w:id="138" w:name="_Toc9016557"/>
      <w:bookmarkStart w:id="139" w:name="_Toc9522824"/>
      <w:bookmarkStart w:id="140" w:name="_Toc9522926"/>
      <w:del w:id="141" w:author="Linh Huynh" w:date="2022-11-17T13:21:00Z">
        <w:r w:rsidRPr="00E31F4A" w:rsidDel="00E31F4A">
          <w:rPr>
            <w:b w:val="0"/>
            <w:szCs w:val="26"/>
            <w:rPrChange w:id="142" w:author="Linh Huynh" w:date="2022-11-17T13:21:00Z">
              <w:rPr>
                <w:b/>
                <w:szCs w:val="26"/>
              </w:rPr>
            </w:rPrChange>
          </w:rPr>
          <w:tab/>
        </w:r>
        <w:r w:rsidRPr="00E31F4A" w:rsidDel="00E31F4A">
          <w:rPr>
            <w:b w:val="0"/>
            <w:szCs w:val="26"/>
            <w:rPrChange w:id="143" w:author="Linh Huynh" w:date="2022-11-17T13:21:00Z">
              <w:rPr>
                <w:b/>
                <w:szCs w:val="26"/>
              </w:rPr>
            </w:rPrChange>
          </w:rPr>
          <w:tab/>
        </w:r>
        <w:r w:rsidRPr="00E31F4A" w:rsidDel="00E31F4A">
          <w:rPr>
            <w:b w:val="0"/>
            <w:szCs w:val="26"/>
            <w:rPrChange w:id="144" w:author="Linh Huynh" w:date="2022-11-17T13:21:00Z">
              <w:rPr>
                <w:b/>
                <w:szCs w:val="26"/>
              </w:rPr>
            </w:rPrChange>
          </w:rPr>
          <w:tab/>
        </w:r>
        <w:bookmarkStart w:id="145" w:name="_Toc57216372"/>
        <w:bookmarkStart w:id="146" w:name="_Toc6684062"/>
        <w:bookmarkStart w:id="147" w:name="_Toc6684123"/>
        <w:bookmarkStart w:id="148" w:name="_Toc6688591"/>
        <w:bookmarkStart w:id="149" w:name="_Toc7979775"/>
        <w:bookmarkStart w:id="150" w:name="_Toc7979838"/>
        <w:bookmarkStart w:id="151" w:name="_Toc8805990"/>
        <w:bookmarkStart w:id="152" w:name="_Toc9016558"/>
        <w:bookmarkStart w:id="153" w:name="_Toc9522825"/>
        <w:bookmarkStart w:id="154" w:name="_Toc9522927"/>
        <w:bookmarkEnd w:id="138"/>
        <w:bookmarkEnd w:id="139"/>
        <w:bookmarkEnd w:id="140"/>
        <w:r w:rsidRPr="00E31F4A" w:rsidDel="00E31F4A">
          <w:rPr>
            <w:b w:val="0"/>
            <w:i/>
            <w:szCs w:val="26"/>
            <w:rPrChange w:id="155" w:author="Linh Huynh" w:date="2022-11-17T13:21:00Z">
              <w:rPr>
                <w:b/>
                <w:szCs w:val="26"/>
              </w:rPr>
            </w:rPrChange>
          </w:rPr>
          <w:delText>ABC</w:delText>
        </w:r>
        <w:bookmarkEnd w:id="145"/>
      </w:del>
    </w:p>
    <w:p w14:paraId="44590327" w14:textId="77777777" w:rsidR="0024321D" w:rsidRPr="0024321D" w:rsidRDefault="0024321D"/>
    <w:p w14:paraId="25DABF6B" w14:textId="77777777" w:rsidR="0024321D" w:rsidRDefault="0024321D" w:rsidP="00320C61"/>
    <w:p w14:paraId="53EE33F4" w14:textId="77777777" w:rsidR="0024321D" w:rsidRPr="00320C61" w:rsidRDefault="0024321D" w:rsidP="00320C61">
      <w:pPr>
        <w:rPr>
          <w:i/>
        </w:rPr>
      </w:pPr>
    </w:p>
    <w:p w14:paraId="0FA6881A" w14:textId="4664B11B" w:rsidR="0091513D" w:rsidRDefault="0091513D" w:rsidP="00AF1D55">
      <w:pPr>
        <w:pStyle w:val="TOC1"/>
      </w:pPr>
      <w:bookmarkStart w:id="156" w:name="_Toc9622089"/>
    </w:p>
    <w:p w14:paraId="02C00FD6" w14:textId="77777777" w:rsidR="0091513D" w:rsidRDefault="0091513D" w:rsidP="00AF1D55">
      <w:pPr>
        <w:pStyle w:val="TOC1"/>
      </w:pPr>
    </w:p>
    <w:p w14:paraId="1D2C35AC" w14:textId="77777777" w:rsidR="003B11B1" w:rsidRDefault="003B11B1">
      <w:pPr>
        <w:rPr>
          <w:b/>
          <w:noProof/>
          <w:sz w:val="36"/>
          <w:szCs w:val="26"/>
        </w:rPr>
      </w:pPr>
      <w:r>
        <w:br w:type="page"/>
      </w:r>
    </w:p>
    <w:p w14:paraId="477C0F90" w14:textId="34B427AD" w:rsidR="0024321D" w:rsidRPr="00477F5F" w:rsidRDefault="0068097B" w:rsidP="00AF1D55">
      <w:pPr>
        <w:pStyle w:val="Heading1"/>
      </w:pPr>
      <w:bookmarkStart w:id="157" w:name="_Toc121066468"/>
      <w:r w:rsidRPr="00477F5F">
        <w:lastRenderedPageBreak/>
        <w:t>MỤC LỤC</w:t>
      </w:r>
      <w:bookmarkStart w:id="158" w:name="_Toc6684063"/>
      <w:bookmarkStart w:id="159" w:name="_Toc6684124"/>
      <w:bookmarkStart w:id="160" w:name="_Toc6688592"/>
      <w:bookmarkStart w:id="161" w:name="_Toc7253358"/>
      <w:bookmarkStart w:id="162" w:name="_Toc7978865"/>
      <w:bookmarkStart w:id="163" w:name="_Toc8805991"/>
      <w:bookmarkStart w:id="164" w:name="_Toc9016559"/>
      <w:bookmarkEnd w:id="146"/>
      <w:bookmarkEnd w:id="147"/>
      <w:bookmarkEnd w:id="148"/>
      <w:bookmarkEnd w:id="149"/>
      <w:bookmarkEnd w:id="150"/>
      <w:bookmarkEnd w:id="151"/>
      <w:bookmarkEnd w:id="152"/>
      <w:bookmarkEnd w:id="153"/>
      <w:bookmarkEnd w:id="154"/>
      <w:bookmarkEnd w:id="156"/>
      <w:bookmarkEnd w:id="157"/>
    </w:p>
    <w:p w14:paraId="0DE50AF4" w14:textId="07A28286" w:rsidR="0078564C" w:rsidRDefault="00AF1D55" w:rsidP="0078564C">
      <w:pPr>
        <w:pStyle w:val="TOC1"/>
        <w:tabs>
          <w:tab w:val="right" w:leader="dot" w:pos="9062"/>
        </w:tabs>
        <w:spacing w:before="0" w:line="276" w:lineRule="auto"/>
        <w:rPr>
          <w:rFonts w:asciiTheme="minorHAnsi" w:eastAsiaTheme="minorEastAsia" w:hAnsiTheme="minorHAnsi" w:cstheme="minorBidi"/>
          <w:b w:val="0"/>
          <w:bCs w:val="0"/>
          <w:caps w:val="0"/>
          <w:noProof/>
          <w:sz w:val="22"/>
          <w:szCs w:val="22"/>
        </w:rPr>
      </w:pPr>
      <w:r>
        <w:fldChar w:fldCharType="begin"/>
      </w:r>
      <w:r>
        <w:instrText xml:space="preserve"> TOC \o "1-5" \h \z \u </w:instrText>
      </w:r>
      <w:r>
        <w:fldChar w:fldCharType="separate"/>
      </w:r>
      <w:hyperlink w:anchor="_Toc121066466" w:history="1">
        <w:r w:rsidR="0078564C" w:rsidRPr="00400398">
          <w:rPr>
            <w:rStyle w:val="Hyperlink"/>
            <w:noProof/>
          </w:rPr>
          <w:t>NHẬN XÉT CỦA GIẢNG VIÊN HƯỚNG DẪN</w:t>
        </w:r>
        <w:r w:rsidR="0078564C">
          <w:rPr>
            <w:noProof/>
            <w:webHidden/>
          </w:rPr>
          <w:tab/>
        </w:r>
        <w:r w:rsidR="0078564C">
          <w:rPr>
            <w:noProof/>
            <w:webHidden/>
          </w:rPr>
          <w:fldChar w:fldCharType="begin"/>
        </w:r>
        <w:r w:rsidR="0078564C">
          <w:rPr>
            <w:noProof/>
            <w:webHidden/>
          </w:rPr>
          <w:instrText xml:space="preserve"> PAGEREF _Toc121066466 \h </w:instrText>
        </w:r>
        <w:r w:rsidR="0078564C">
          <w:rPr>
            <w:noProof/>
            <w:webHidden/>
          </w:rPr>
        </w:r>
        <w:r w:rsidR="0078564C">
          <w:rPr>
            <w:noProof/>
            <w:webHidden/>
          </w:rPr>
          <w:fldChar w:fldCharType="separate"/>
        </w:r>
        <w:r w:rsidR="000C47D8">
          <w:rPr>
            <w:noProof/>
            <w:webHidden/>
          </w:rPr>
          <w:t>iii</w:t>
        </w:r>
        <w:r w:rsidR="0078564C">
          <w:rPr>
            <w:noProof/>
            <w:webHidden/>
          </w:rPr>
          <w:fldChar w:fldCharType="end"/>
        </w:r>
      </w:hyperlink>
    </w:p>
    <w:p w14:paraId="26E1F8DA" w14:textId="4829C221" w:rsidR="0078564C" w:rsidRDefault="002E17D2" w:rsidP="0078564C">
      <w:pPr>
        <w:pStyle w:val="TOC1"/>
        <w:tabs>
          <w:tab w:val="right" w:leader="dot" w:pos="9062"/>
        </w:tabs>
        <w:spacing w:line="276" w:lineRule="auto"/>
        <w:rPr>
          <w:rFonts w:asciiTheme="minorHAnsi" w:eastAsiaTheme="minorEastAsia" w:hAnsiTheme="minorHAnsi" w:cstheme="minorBidi"/>
          <w:b w:val="0"/>
          <w:bCs w:val="0"/>
          <w:caps w:val="0"/>
          <w:noProof/>
          <w:sz w:val="22"/>
          <w:szCs w:val="22"/>
        </w:rPr>
      </w:pPr>
      <w:hyperlink w:anchor="_Toc121066467" w:history="1">
        <w:r w:rsidR="0078564C" w:rsidRPr="00400398">
          <w:rPr>
            <w:rStyle w:val="Hyperlink"/>
            <w:noProof/>
          </w:rPr>
          <w:t>LỜI CẢM ƠN</w:t>
        </w:r>
        <w:r w:rsidR="0078564C">
          <w:rPr>
            <w:noProof/>
            <w:webHidden/>
          </w:rPr>
          <w:tab/>
        </w:r>
        <w:r w:rsidR="0078564C">
          <w:rPr>
            <w:noProof/>
            <w:webHidden/>
          </w:rPr>
          <w:fldChar w:fldCharType="begin"/>
        </w:r>
        <w:r w:rsidR="0078564C">
          <w:rPr>
            <w:noProof/>
            <w:webHidden/>
          </w:rPr>
          <w:instrText xml:space="preserve"> PAGEREF _Toc121066467 \h </w:instrText>
        </w:r>
        <w:r w:rsidR="0078564C">
          <w:rPr>
            <w:noProof/>
            <w:webHidden/>
          </w:rPr>
        </w:r>
        <w:r w:rsidR="0078564C">
          <w:rPr>
            <w:noProof/>
            <w:webHidden/>
          </w:rPr>
          <w:fldChar w:fldCharType="separate"/>
        </w:r>
        <w:r w:rsidR="000C47D8">
          <w:rPr>
            <w:noProof/>
            <w:webHidden/>
          </w:rPr>
          <w:t>iv</w:t>
        </w:r>
        <w:r w:rsidR="0078564C">
          <w:rPr>
            <w:noProof/>
            <w:webHidden/>
          </w:rPr>
          <w:fldChar w:fldCharType="end"/>
        </w:r>
      </w:hyperlink>
    </w:p>
    <w:p w14:paraId="46147E3D" w14:textId="4EFC9C55" w:rsidR="0078564C" w:rsidRDefault="002E17D2" w:rsidP="0078564C">
      <w:pPr>
        <w:pStyle w:val="TOC1"/>
        <w:tabs>
          <w:tab w:val="right" w:leader="dot" w:pos="9062"/>
        </w:tabs>
        <w:spacing w:line="276" w:lineRule="auto"/>
        <w:rPr>
          <w:rFonts w:asciiTheme="minorHAnsi" w:eastAsiaTheme="minorEastAsia" w:hAnsiTheme="minorHAnsi" w:cstheme="minorBidi"/>
          <w:b w:val="0"/>
          <w:bCs w:val="0"/>
          <w:caps w:val="0"/>
          <w:noProof/>
          <w:sz w:val="22"/>
          <w:szCs w:val="22"/>
        </w:rPr>
      </w:pPr>
      <w:hyperlink w:anchor="_Toc121066468" w:history="1">
        <w:r w:rsidR="0078564C" w:rsidRPr="00400398">
          <w:rPr>
            <w:rStyle w:val="Hyperlink"/>
            <w:noProof/>
          </w:rPr>
          <w:t>MỤC LỤC</w:t>
        </w:r>
        <w:r w:rsidR="0078564C">
          <w:rPr>
            <w:noProof/>
            <w:webHidden/>
          </w:rPr>
          <w:tab/>
        </w:r>
        <w:r w:rsidR="0078564C">
          <w:rPr>
            <w:noProof/>
            <w:webHidden/>
          </w:rPr>
          <w:fldChar w:fldCharType="begin"/>
        </w:r>
        <w:r w:rsidR="0078564C">
          <w:rPr>
            <w:noProof/>
            <w:webHidden/>
          </w:rPr>
          <w:instrText xml:space="preserve"> PAGEREF _Toc121066468 \h </w:instrText>
        </w:r>
        <w:r w:rsidR="0078564C">
          <w:rPr>
            <w:noProof/>
            <w:webHidden/>
          </w:rPr>
        </w:r>
        <w:r w:rsidR="0078564C">
          <w:rPr>
            <w:noProof/>
            <w:webHidden/>
          </w:rPr>
          <w:fldChar w:fldCharType="separate"/>
        </w:r>
        <w:r w:rsidR="000C47D8">
          <w:rPr>
            <w:noProof/>
            <w:webHidden/>
          </w:rPr>
          <w:t>v</w:t>
        </w:r>
        <w:r w:rsidR="0078564C">
          <w:rPr>
            <w:noProof/>
            <w:webHidden/>
          </w:rPr>
          <w:fldChar w:fldCharType="end"/>
        </w:r>
      </w:hyperlink>
    </w:p>
    <w:p w14:paraId="1B3BC919" w14:textId="2990439E" w:rsidR="0078564C" w:rsidRDefault="002E17D2" w:rsidP="0078564C">
      <w:pPr>
        <w:pStyle w:val="TOC1"/>
        <w:tabs>
          <w:tab w:val="right" w:leader="dot" w:pos="9062"/>
        </w:tabs>
        <w:spacing w:line="276" w:lineRule="auto"/>
        <w:rPr>
          <w:rFonts w:asciiTheme="minorHAnsi" w:eastAsiaTheme="minorEastAsia" w:hAnsiTheme="minorHAnsi" w:cstheme="minorBidi"/>
          <w:b w:val="0"/>
          <w:bCs w:val="0"/>
          <w:caps w:val="0"/>
          <w:noProof/>
          <w:sz w:val="22"/>
          <w:szCs w:val="22"/>
        </w:rPr>
      </w:pPr>
      <w:hyperlink w:anchor="_Toc121066469" w:history="1">
        <w:r w:rsidR="0078564C" w:rsidRPr="00400398">
          <w:rPr>
            <w:rStyle w:val="Hyperlink"/>
            <w:noProof/>
          </w:rPr>
          <w:t>DANH MỤC HÌNH VẼ</w:t>
        </w:r>
        <w:r w:rsidR="0078564C">
          <w:rPr>
            <w:noProof/>
            <w:webHidden/>
          </w:rPr>
          <w:tab/>
        </w:r>
        <w:r w:rsidR="0078564C">
          <w:rPr>
            <w:noProof/>
            <w:webHidden/>
          </w:rPr>
          <w:fldChar w:fldCharType="begin"/>
        </w:r>
        <w:r w:rsidR="0078564C">
          <w:rPr>
            <w:noProof/>
            <w:webHidden/>
          </w:rPr>
          <w:instrText xml:space="preserve"> PAGEREF _Toc121066469 \h </w:instrText>
        </w:r>
        <w:r w:rsidR="0078564C">
          <w:rPr>
            <w:noProof/>
            <w:webHidden/>
          </w:rPr>
        </w:r>
        <w:r w:rsidR="0078564C">
          <w:rPr>
            <w:noProof/>
            <w:webHidden/>
          </w:rPr>
          <w:fldChar w:fldCharType="separate"/>
        </w:r>
        <w:r w:rsidR="000C47D8">
          <w:rPr>
            <w:noProof/>
            <w:webHidden/>
          </w:rPr>
          <w:t>viii</w:t>
        </w:r>
        <w:r w:rsidR="0078564C">
          <w:rPr>
            <w:noProof/>
            <w:webHidden/>
          </w:rPr>
          <w:fldChar w:fldCharType="end"/>
        </w:r>
      </w:hyperlink>
    </w:p>
    <w:p w14:paraId="5F9E7CE0" w14:textId="02157360" w:rsidR="0078564C" w:rsidRDefault="002E17D2" w:rsidP="0078564C">
      <w:pPr>
        <w:pStyle w:val="TOC1"/>
        <w:tabs>
          <w:tab w:val="right" w:leader="dot" w:pos="9062"/>
        </w:tabs>
        <w:spacing w:line="276" w:lineRule="auto"/>
        <w:rPr>
          <w:rFonts w:asciiTheme="minorHAnsi" w:eastAsiaTheme="minorEastAsia" w:hAnsiTheme="minorHAnsi" w:cstheme="minorBidi"/>
          <w:b w:val="0"/>
          <w:bCs w:val="0"/>
          <w:caps w:val="0"/>
          <w:noProof/>
          <w:sz w:val="22"/>
          <w:szCs w:val="22"/>
        </w:rPr>
      </w:pPr>
      <w:hyperlink w:anchor="_Toc121066470" w:history="1">
        <w:r w:rsidR="0078564C" w:rsidRPr="00400398">
          <w:rPr>
            <w:rStyle w:val="Hyperlink"/>
            <w:noProof/>
          </w:rPr>
          <w:t>MỞ ĐẦU</w:t>
        </w:r>
        <w:r w:rsidR="0078564C">
          <w:rPr>
            <w:noProof/>
            <w:webHidden/>
          </w:rPr>
          <w:tab/>
        </w:r>
        <w:r w:rsidR="0078564C">
          <w:rPr>
            <w:noProof/>
            <w:webHidden/>
          </w:rPr>
          <w:fldChar w:fldCharType="begin"/>
        </w:r>
        <w:r w:rsidR="0078564C">
          <w:rPr>
            <w:noProof/>
            <w:webHidden/>
          </w:rPr>
          <w:instrText xml:space="preserve"> PAGEREF _Toc121066470 \h </w:instrText>
        </w:r>
        <w:r w:rsidR="0078564C">
          <w:rPr>
            <w:noProof/>
            <w:webHidden/>
          </w:rPr>
        </w:r>
        <w:r w:rsidR="0078564C">
          <w:rPr>
            <w:noProof/>
            <w:webHidden/>
          </w:rPr>
          <w:fldChar w:fldCharType="separate"/>
        </w:r>
        <w:r w:rsidR="000C47D8">
          <w:rPr>
            <w:noProof/>
            <w:webHidden/>
          </w:rPr>
          <w:t>1</w:t>
        </w:r>
        <w:r w:rsidR="0078564C">
          <w:rPr>
            <w:noProof/>
            <w:webHidden/>
          </w:rPr>
          <w:fldChar w:fldCharType="end"/>
        </w:r>
      </w:hyperlink>
    </w:p>
    <w:p w14:paraId="5E299170" w14:textId="3C4D35E4" w:rsidR="0078564C" w:rsidRDefault="002E17D2" w:rsidP="0078564C">
      <w:pPr>
        <w:pStyle w:val="TOC2"/>
        <w:tabs>
          <w:tab w:val="right" w:leader="dot" w:pos="9062"/>
        </w:tabs>
        <w:spacing w:line="276" w:lineRule="auto"/>
        <w:rPr>
          <w:rFonts w:asciiTheme="minorHAnsi" w:eastAsiaTheme="minorEastAsia" w:hAnsiTheme="minorHAnsi" w:cstheme="minorBidi"/>
          <w:b w:val="0"/>
          <w:bCs w:val="0"/>
          <w:noProof/>
          <w:sz w:val="22"/>
          <w:szCs w:val="22"/>
        </w:rPr>
      </w:pPr>
      <w:hyperlink w:anchor="_Toc121066471" w:history="1">
        <w:r w:rsidR="0078564C" w:rsidRPr="00400398">
          <w:rPr>
            <w:rStyle w:val="Hyperlink"/>
            <w:noProof/>
          </w:rPr>
          <w:t>1. Giới thiệu</w:t>
        </w:r>
        <w:r w:rsidR="0078564C">
          <w:rPr>
            <w:noProof/>
            <w:webHidden/>
          </w:rPr>
          <w:tab/>
        </w:r>
        <w:r w:rsidR="0078564C">
          <w:rPr>
            <w:noProof/>
            <w:webHidden/>
          </w:rPr>
          <w:fldChar w:fldCharType="begin"/>
        </w:r>
        <w:r w:rsidR="0078564C">
          <w:rPr>
            <w:noProof/>
            <w:webHidden/>
          </w:rPr>
          <w:instrText xml:space="preserve"> PAGEREF _Toc121066471 \h </w:instrText>
        </w:r>
        <w:r w:rsidR="0078564C">
          <w:rPr>
            <w:noProof/>
            <w:webHidden/>
          </w:rPr>
        </w:r>
        <w:r w:rsidR="0078564C">
          <w:rPr>
            <w:noProof/>
            <w:webHidden/>
          </w:rPr>
          <w:fldChar w:fldCharType="separate"/>
        </w:r>
        <w:r w:rsidR="000C47D8">
          <w:rPr>
            <w:noProof/>
            <w:webHidden/>
          </w:rPr>
          <w:t>1</w:t>
        </w:r>
        <w:r w:rsidR="0078564C">
          <w:rPr>
            <w:noProof/>
            <w:webHidden/>
          </w:rPr>
          <w:fldChar w:fldCharType="end"/>
        </w:r>
      </w:hyperlink>
    </w:p>
    <w:p w14:paraId="7BBD5D63" w14:textId="59390ACA" w:rsidR="0078564C" w:rsidRDefault="002E17D2" w:rsidP="0078564C">
      <w:pPr>
        <w:pStyle w:val="TOC2"/>
        <w:tabs>
          <w:tab w:val="right" w:leader="dot" w:pos="9062"/>
        </w:tabs>
        <w:spacing w:line="276" w:lineRule="auto"/>
        <w:rPr>
          <w:rFonts w:asciiTheme="minorHAnsi" w:eastAsiaTheme="minorEastAsia" w:hAnsiTheme="minorHAnsi" w:cstheme="minorBidi"/>
          <w:b w:val="0"/>
          <w:bCs w:val="0"/>
          <w:noProof/>
          <w:sz w:val="22"/>
          <w:szCs w:val="22"/>
        </w:rPr>
      </w:pPr>
      <w:hyperlink w:anchor="_Toc121066472" w:history="1">
        <w:r w:rsidR="0078564C" w:rsidRPr="00400398">
          <w:rPr>
            <w:rStyle w:val="Hyperlink"/>
            <w:noProof/>
          </w:rPr>
          <w:t>2. Mục tiêu của đề tài</w:t>
        </w:r>
        <w:r w:rsidR="0078564C">
          <w:rPr>
            <w:noProof/>
            <w:webHidden/>
          </w:rPr>
          <w:tab/>
        </w:r>
        <w:r w:rsidR="0078564C">
          <w:rPr>
            <w:noProof/>
            <w:webHidden/>
          </w:rPr>
          <w:fldChar w:fldCharType="begin"/>
        </w:r>
        <w:r w:rsidR="0078564C">
          <w:rPr>
            <w:noProof/>
            <w:webHidden/>
          </w:rPr>
          <w:instrText xml:space="preserve"> PAGEREF _Toc121066472 \h </w:instrText>
        </w:r>
        <w:r w:rsidR="0078564C">
          <w:rPr>
            <w:noProof/>
            <w:webHidden/>
          </w:rPr>
        </w:r>
        <w:r w:rsidR="0078564C">
          <w:rPr>
            <w:noProof/>
            <w:webHidden/>
          </w:rPr>
          <w:fldChar w:fldCharType="separate"/>
        </w:r>
        <w:r w:rsidR="000C47D8">
          <w:rPr>
            <w:noProof/>
            <w:webHidden/>
          </w:rPr>
          <w:t>1</w:t>
        </w:r>
        <w:r w:rsidR="0078564C">
          <w:rPr>
            <w:noProof/>
            <w:webHidden/>
          </w:rPr>
          <w:fldChar w:fldCharType="end"/>
        </w:r>
      </w:hyperlink>
    </w:p>
    <w:p w14:paraId="2AB487CB" w14:textId="020B67CB" w:rsidR="0078564C" w:rsidRDefault="002E17D2" w:rsidP="0078564C">
      <w:pPr>
        <w:pStyle w:val="TOC2"/>
        <w:tabs>
          <w:tab w:val="right" w:leader="dot" w:pos="9062"/>
        </w:tabs>
        <w:spacing w:line="276" w:lineRule="auto"/>
        <w:rPr>
          <w:rFonts w:asciiTheme="minorHAnsi" w:eastAsiaTheme="minorEastAsia" w:hAnsiTheme="minorHAnsi" w:cstheme="minorBidi"/>
          <w:b w:val="0"/>
          <w:bCs w:val="0"/>
          <w:noProof/>
          <w:sz w:val="22"/>
          <w:szCs w:val="22"/>
        </w:rPr>
      </w:pPr>
      <w:hyperlink w:anchor="_Toc121066473" w:history="1">
        <w:r w:rsidR="0078564C" w:rsidRPr="00400398">
          <w:rPr>
            <w:rStyle w:val="Hyperlink"/>
            <w:noProof/>
          </w:rPr>
          <w:t>3. Phương pháp nghiên cứu</w:t>
        </w:r>
        <w:r w:rsidR="0078564C">
          <w:rPr>
            <w:noProof/>
            <w:webHidden/>
          </w:rPr>
          <w:tab/>
        </w:r>
        <w:r w:rsidR="0078564C">
          <w:rPr>
            <w:noProof/>
            <w:webHidden/>
          </w:rPr>
          <w:fldChar w:fldCharType="begin"/>
        </w:r>
        <w:r w:rsidR="0078564C">
          <w:rPr>
            <w:noProof/>
            <w:webHidden/>
          </w:rPr>
          <w:instrText xml:space="preserve"> PAGEREF _Toc121066473 \h </w:instrText>
        </w:r>
        <w:r w:rsidR="0078564C">
          <w:rPr>
            <w:noProof/>
            <w:webHidden/>
          </w:rPr>
        </w:r>
        <w:r w:rsidR="0078564C">
          <w:rPr>
            <w:noProof/>
            <w:webHidden/>
          </w:rPr>
          <w:fldChar w:fldCharType="separate"/>
        </w:r>
        <w:r w:rsidR="000C47D8">
          <w:rPr>
            <w:noProof/>
            <w:webHidden/>
          </w:rPr>
          <w:t>1</w:t>
        </w:r>
        <w:r w:rsidR="0078564C">
          <w:rPr>
            <w:noProof/>
            <w:webHidden/>
          </w:rPr>
          <w:fldChar w:fldCharType="end"/>
        </w:r>
      </w:hyperlink>
    </w:p>
    <w:p w14:paraId="6ACA2EB7" w14:textId="418BE509" w:rsidR="0078564C" w:rsidRDefault="002E17D2" w:rsidP="0078564C">
      <w:pPr>
        <w:pStyle w:val="TOC2"/>
        <w:tabs>
          <w:tab w:val="right" w:leader="dot" w:pos="9062"/>
        </w:tabs>
        <w:spacing w:line="276" w:lineRule="auto"/>
        <w:rPr>
          <w:rFonts w:asciiTheme="minorHAnsi" w:eastAsiaTheme="minorEastAsia" w:hAnsiTheme="minorHAnsi" w:cstheme="minorBidi"/>
          <w:b w:val="0"/>
          <w:bCs w:val="0"/>
          <w:noProof/>
          <w:sz w:val="22"/>
          <w:szCs w:val="22"/>
        </w:rPr>
      </w:pPr>
      <w:hyperlink w:anchor="_Toc121066474" w:history="1">
        <w:r w:rsidR="0078564C" w:rsidRPr="00400398">
          <w:rPr>
            <w:rStyle w:val="Hyperlink"/>
            <w:noProof/>
          </w:rPr>
          <w:t>4. Bố cục báo cáo</w:t>
        </w:r>
        <w:r w:rsidR="0078564C">
          <w:rPr>
            <w:noProof/>
            <w:webHidden/>
          </w:rPr>
          <w:tab/>
        </w:r>
        <w:r w:rsidR="0078564C">
          <w:rPr>
            <w:noProof/>
            <w:webHidden/>
          </w:rPr>
          <w:fldChar w:fldCharType="begin"/>
        </w:r>
        <w:r w:rsidR="0078564C">
          <w:rPr>
            <w:noProof/>
            <w:webHidden/>
          </w:rPr>
          <w:instrText xml:space="preserve"> PAGEREF _Toc121066474 \h </w:instrText>
        </w:r>
        <w:r w:rsidR="0078564C">
          <w:rPr>
            <w:noProof/>
            <w:webHidden/>
          </w:rPr>
        </w:r>
        <w:r w:rsidR="0078564C">
          <w:rPr>
            <w:noProof/>
            <w:webHidden/>
          </w:rPr>
          <w:fldChar w:fldCharType="separate"/>
        </w:r>
        <w:r w:rsidR="000C47D8">
          <w:rPr>
            <w:noProof/>
            <w:webHidden/>
          </w:rPr>
          <w:t>1</w:t>
        </w:r>
        <w:r w:rsidR="0078564C">
          <w:rPr>
            <w:noProof/>
            <w:webHidden/>
          </w:rPr>
          <w:fldChar w:fldCharType="end"/>
        </w:r>
      </w:hyperlink>
    </w:p>
    <w:p w14:paraId="696F169E" w14:textId="2203FABE" w:rsidR="0078564C" w:rsidRDefault="002E17D2" w:rsidP="0078564C">
      <w:pPr>
        <w:pStyle w:val="TOC1"/>
        <w:tabs>
          <w:tab w:val="right" w:leader="dot" w:pos="9062"/>
        </w:tabs>
        <w:spacing w:line="276" w:lineRule="auto"/>
        <w:rPr>
          <w:rFonts w:asciiTheme="minorHAnsi" w:eastAsiaTheme="minorEastAsia" w:hAnsiTheme="minorHAnsi" w:cstheme="minorBidi"/>
          <w:b w:val="0"/>
          <w:bCs w:val="0"/>
          <w:caps w:val="0"/>
          <w:noProof/>
          <w:sz w:val="22"/>
          <w:szCs w:val="22"/>
        </w:rPr>
      </w:pPr>
      <w:hyperlink w:anchor="_Toc121066475" w:history="1">
        <w:r w:rsidR="0078564C" w:rsidRPr="00400398">
          <w:rPr>
            <w:rStyle w:val="Hyperlink"/>
            <w:noProof/>
          </w:rPr>
          <w:t>Chương 1. KHẢO SÁT VIỆC SỬ DỤNG GHI CHÚ</w:t>
        </w:r>
        <w:r w:rsidR="0078564C">
          <w:rPr>
            <w:noProof/>
            <w:webHidden/>
          </w:rPr>
          <w:tab/>
        </w:r>
        <w:r w:rsidR="0078564C">
          <w:rPr>
            <w:noProof/>
            <w:webHidden/>
          </w:rPr>
          <w:fldChar w:fldCharType="begin"/>
        </w:r>
        <w:r w:rsidR="0078564C">
          <w:rPr>
            <w:noProof/>
            <w:webHidden/>
          </w:rPr>
          <w:instrText xml:space="preserve"> PAGEREF _Toc121066475 \h </w:instrText>
        </w:r>
        <w:r w:rsidR="0078564C">
          <w:rPr>
            <w:noProof/>
            <w:webHidden/>
          </w:rPr>
        </w:r>
        <w:r w:rsidR="0078564C">
          <w:rPr>
            <w:noProof/>
            <w:webHidden/>
          </w:rPr>
          <w:fldChar w:fldCharType="separate"/>
        </w:r>
        <w:r w:rsidR="000C47D8">
          <w:rPr>
            <w:noProof/>
            <w:webHidden/>
          </w:rPr>
          <w:t>2</w:t>
        </w:r>
        <w:r w:rsidR="0078564C">
          <w:rPr>
            <w:noProof/>
            <w:webHidden/>
          </w:rPr>
          <w:fldChar w:fldCharType="end"/>
        </w:r>
      </w:hyperlink>
    </w:p>
    <w:p w14:paraId="65C39A37" w14:textId="43CC3DF4" w:rsidR="0078564C" w:rsidRDefault="002E17D2" w:rsidP="0078564C">
      <w:pPr>
        <w:pStyle w:val="TOC2"/>
        <w:tabs>
          <w:tab w:val="left" w:pos="522"/>
          <w:tab w:val="right" w:leader="dot" w:pos="9062"/>
        </w:tabs>
        <w:spacing w:line="276" w:lineRule="auto"/>
        <w:rPr>
          <w:rFonts w:asciiTheme="minorHAnsi" w:eastAsiaTheme="minorEastAsia" w:hAnsiTheme="minorHAnsi" w:cstheme="minorBidi"/>
          <w:b w:val="0"/>
          <w:bCs w:val="0"/>
          <w:noProof/>
          <w:sz w:val="22"/>
          <w:szCs w:val="22"/>
        </w:rPr>
      </w:pPr>
      <w:hyperlink w:anchor="_Toc121066477" w:history="1">
        <w:r w:rsidR="0078564C" w:rsidRPr="00400398">
          <w:rPr>
            <w:rStyle w:val="Hyperlink"/>
            <w:noProof/>
          </w:rPr>
          <w:t>1.</w:t>
        </w:r>
        <w:r w:rsidR="0078564C">
          <w:rPr>
            <w:rFonts w:asciiTheme="minorHAnsi" w:eastAsiaTheme="minorEastAsia" w:hAnsiTheme="minorHAnsi" w:cstheme="minorBidi"/>
            <w:b w:val="0"/>
            <w:bCs w:val="0"/>
            <w:noProof/>
            <w:sz w:val="22"/>
            <w:szCs w:val="22"/>
          </w:rPr>
          <w:tab/>
        </w:r>
        <w:r w:rsidR="0078564C" w:rsidRPr="00400398">
          <w:rPr>
            <w:rStyle w:val="Hyperlink"/>
            <w:noProof/>
          </w:rPr>
          <w:t>Ứng dụng của giấy ghi chú trong cuộc sống</w:t>
        </w:r>
        <w:r w:rsidR="0078564C">
          <w:rPr>
            <w:noProof/>
            <w:webHidden/>
          </w:rPr>
          <w:tab/>
        </w:r>
        <w:r w:rsidR="0078564C">
          <w:rPr>
            <w:noProof/>
            <w:webHidden/>
          </w:rPr>
          <w:fldChar w:fldCharType="begin"/>
        </w:r>
        <w:r w:rsidR="0078564C">
          <w:rPr>
            <w:noProof/>
            <w:webHidden/>
          </w:rPr>
          <w:instrText xml:space="preserve"> PAGEREF _Toc121066477 \h </w:instrText>
        </w:r>
        <w:r w:rsidR="0078564C">
          <w:rPr>
            <w:noProof/>
            <w:webHidden/>
          </w:rPr>
        </w:r>
        <w:r w:rsidR="0078564C">
          <w:rPr>
            <w:noProof/>
            <w:webHidden/>
          </w:rPr>
          <w:fldChar w:fldCharType="separate"/>
        </w:r>
        <w:r w:rsidR="000C47D8">
          <w:rPr>
            <w:noProof/>
            <w:webHidden/>
          </w:rPr>
          <w:t>2</w:t>
        </w:r>
        <w:r w:rsidR="0078564C">
          <w:rPr>
            <w:noProof/>
            <w:webHidden/>
          </w:rPr>
          <w:fldChar w:fldCharType="end"/>
        </w:r>
      </w:hyperlink>
    </w:p>
    <w:p w14:paraId="1C0022A0" w14:textId="56C9A329" w:rsidR="0078564C" w:rsidRDefault="002E17D2" w:rsidP="0078564C">
      <w:pPr>
        <w:pStyle w:val="TOC3"/>
        <w:tabs>
          <w:tab w:val="left" w:pos="1040"/>
          <w:tab w:val="right" w:leader="dot" w:pos="9062"/>
        </w:tabs>
        <w:spacing w:line="276" w:lineRule="auto"/>
        <w:rPr>
          <w:rFonts w:asciiTheme="minorHAnsi" w:eastAsiaTheme="minorEastAsia" w:hAnsiTheme="minorHAnsi" w:cstheme="minorBidi"/>
          <w:noProof/>
          <w:sz w:val="22"/>
          <w:szCs w:val="22"/>
        </w:rPr>
      </w:pPr>
      <w:hyperlink w:anchor="_Toc121066478" w:history="1">
        <w:r w:rsidR="0078564C" w:rsidRPr="00400398">
          <w:rPr>
            <w:rStyle w:val="Hyperlink"/>
            <w:noProof/>
          </w:rPr>
          <w:t>1.1.</w:t>
        </w:r>
        <w:r w:rsidR="0078564C">
          <w:rPr>
            <w:rFonts w:asciiTheme="minorHAnsi" w:eastAsiaTheme="minorEastAsia" w:hAnsiTheme="minorHAnsi" w:cstheme="minorBidi"/>
            <w:noProof/>
            <w:sz w:val="22"/>
            <w:szCs w:val="22"/>
          </w:rPr>
          <w:tab/>
        </w:r>
        <w:r w:rsidR="0078564C" w:rsidRPr="00400398">
          <w:rPr>
            <w:rStyle w:val="Hyperlink"/>
            <w:noProof/>
          </w:rPr>
          <w:t>Cách sử dụng giấy ghi chú hiệu quả</w:t>
        </w:r>
        <w:r w:rsidR="0078564C">
          <w:rPr>
            <w:noProof/>
            <w:webHidden/>
          </w:rPr>
          <w:tab/>
        </w:r>
        <w:r w:rsidR="0078564C">
          <w:rPr>
            <w:noProof/>
            <w:webHidden/>
          </w:rPr>
          <w:fldChar w:fldCharType="begin"/>
        </w:r>
        <w:r w:rsidR="0078564C">
          <w:rPr>
            <w:noProof/>
            <w:webHidden/>
          </w:rPr>
          <w:instrText xml:space="preserve"> PAGEREF _Toc121066478 \h </w:instrText>
        </w:r>
        <w:r w:rsidR="0078564C">
          <w:rPr>
            <w:noProof/>
            <w:webHidden/>
          </w:rPr>
        </w:r>
        <w:r w:rsidR="0078564C">
          <w:rPr>
            <w:noProof/>
            <w:webHidden/>
          </w:rPr>
          <w:fldChar w:fldCharType="separate"/>
        </w:r>
        <w:r w:rsidR="000C47D8">
          <w:rPr>
            <w:noProof/>
            <w:webHidden/>
          </w:rPr>
          <w:t>2</w:t>
        </w:r>
        <w:r w:rsidR="0078564C">
          <w:rPr>
            <w:noProof/>
            <w:webHidden/>
          </w:rPr>
          <w:fldChar w:fldCharType="end"/>
        </w:r>
      </w:hyperlink>
    </w:p>
    <w:p w14:paraId="4C3D0427" w14:textId="61E6D968" w:rsidR="0078564C" w:rsidRDefault="002E17D2" w:rsidP="0078564C">
      <w:pPr>
        <w:pStyle w:val="TOC3"/>
        <w:tabs>
          <w:tab w:val="left" w:pos="1040"/>
          <w:tab w:val="right" w:leader="dot" w:pos="9062"/>
        </w:tabs>
        <w:spacing w:line="276" w:lineRule="auto"/>
        <w:rPr>
          <w:rFonts w:asciiTheme="minorHAnsi" w:eastAsiaTheme="minorEastAsia" w:hAnsiTheme="minorHAnsi" w:cstheme="minorBidi"/>
          <w:noProof/>
          <w:sz w:val="22"/>
          <w:szCs w:val="22"/>
        </w:rPr>
      </w:pPr>
      <w:hyperlink w:anchor="_Toc121066479" w:history="1">
        <w:r w:rsidR="0078564C" w:rsidRPr="00400398">
          <w:rPr>
            <w:rStyle w:val="Hyperlink"/>
            <w:noProof/>
          </w:rPr>
          <w:t>1.2.</w:t>
        </w:r>
        <w:r w:rsidR="0078564C">
          <w:rPr>
            <w:rFonts w:asciiTheme="minorHAnsi" w:eastAsiaTheme="minorEastAsia" w:hAnsiTheme="minorHAnsi" w:cstheme="minorBidi"/>
            <w:noProof/>
            <w:sz w:val="22"/>
            <w:szCs w:val="22"/>
          </w:rPr>
          <w:tab/>
        </w:r>
        <w:r w:rsidR="0078564C" w:rsidRPr="00400398">
          <w:rPr>
            <w:rStyle w:val="Hyperlink"/>
            <w:noProof/>
          </w:rPr>
          <w:t>Phương pháp học tập với giấy ghi chú</w:t>
        </w:r>
        <w:r w:rsidR="0078564C">
          <w:rPr>
            <w:noProof/>
            <w:webHidden/>
          </w:rPr>
          <w:tab/>
        </w:r>
        <w:r w:rsidR="0078564C">
          <w:rPr>
            <w:noProof/>
            <w:webHidden/>
          </w:rPr>
          <w:fldChar w:fldCharType="begin"/>
        </w:r>
        <w:r w:rsidR="0078564C">
          <w:rPr>
            <w:noProof/>
            <w:webHidden/>
          </w:rPr>
          <w:instrText xml:space="preserve"> PAGEREF _Toc121066479 \h </w:instrText>
        </w:r>
        <w:r w:rsidR="0078564C">
          <w:rPr>
            <w:noProof/>
            <w:webHidden/>
          </w:rPr>
        </w:r>
        <w:r w:rsidR="0078564C">
          <w:rPr>
            <w:noProof/>
            <w:webHidden/>
          </w:rPr>
          <w:fldChar w:fldCharType="separate"/>
        </w:r>
        <w:r w:rsidR="000C47D8">
          <w:rPr>
            <w:noProof/>
            <w:webHidden/>
          </w:rPr>
          <w:t>2</w:t>
        </w:r>
        <w:r w:rsidR="0078564C">
          <w:rPr>
            <w:noProof/>
            <w:webHidden/>
          </w:rPr>
          <w:fldChar w:fldCharType="end"/>
        </w:r>
      </w:hyperlink>
    </w:p>
    <w:p w14:paraId="5BD53691" w14:textId="6287A0FD" w:rsidR="0078564C" w:rsidRDefault="002E17D2" w:rsidP="0078564C">
      <w:pPr>
        <w:pStyle w:val="TOC2"/>
        <w:tabs>
          <w:tab w:val="left" w:pos="522"/>
          <w:tab w:val="right" w:leader="dot" w:pos="9062"/>
        </w:tabs>
        <w:spacing w:line="276" w:lineRule="auto"/>
        <w:rPr>
          <w:rFonts w:asciiTheme="minorHAnsi" w:eastAsiaTheme="minorEastAsia" w:hAnsiTheme="minorHAnsi" w:cstheme="minorBidi"/>
          <w:b w:val="0"/>
          <w:bCs w:val="0"/>
          <w:noProof/>
          <w:sz w:val="22"/>
          <w:szCs w:val="22"/>
        </w:rPr>
      </w:pPr>
      <w:hyperlink w:anchor="_Toc121066480" w:history="1">
        <w:r w:rsidR="0078564C" w:rsidRPr="00400398">
          <w:rPr>
            <w:rStyle w:val="Hyperlink"/>
            <w:noProof/>
          </w:rPr>
          <w:t>2.</w:t>
        </w:r>
        <w:r w:rsidR="0078564C">
          <w:rPr>
            <w:rFonts w:asciiTheme="minorHAnsi" w:eastAsiaTheme="minorEastAsia" w:hAnsiTheme="minorHAnsi" w:cstheme="minorBidi"/>
            <w:b w:val="0"/>
            <w:bCs w:val="0"/>
            <w:noProof/>
            <w:sz w:val="22"/>
            <w:szCs w:val="22"/>
          </w:rPr>
          <w:tab/>
        </w:r>
        <w:r w:rsidR="0078564C" w:rsidRPr="00400398">
          <w:rPr>
            <w:rStyle w:val="Hyperlink"/>
            <w:noProof/>
          </w:rPr>
          <w:t>Viết tay và đánh máy: Nên chọn phương pháp nào?</w:t>
        </w:r>
        <w:r w:rsidR="0078564C">
          <w:rPr>
            <w:noProof/>
            <w:webHidden/>
          </w:rPr>
          <w:tab/>
        </w:r>
        <w:r w:rsidR="0078564C">
          <w:rPr>
            <w:noProof/>
            <w:webHidden/>
          </w:rPr>
          <w:fldChar w:fldCharType="begin"/>
        </w:r>
        <w:r w:rsidR="0078564C">
          <w:rPr>
            <w:noProof/>
            <w:webHidden/>
          </w:rPr>
          <w:instrText xml:space="preserve"> PAGEREF _Toc121066480 \h </w:instrText>
        </w:r>
        <w:r w:rsidR="0078564C">
          <w:rPr>
            <w:noProof/>
            <w:webHidden/>
          </w:rPr>
        </w:r>
        <w:r w:rsidR="0078564C">
          <w:rPr>
            <w:noProof/>
            <w:webHidden/>
          </w:rPr>
          <w:fldChar w:fldCharType="separate"/>
        </w:r>
        <w:r w:rsidR="000C47D8">
          <w:rPr>
            <w:noProof/>
            <w:webHidden/>
          </w:rPr>
          <w:t>3</w:t>
        </w:r>
        <w:r w:rsidR="0078564C">
          <w:rPr>
            <w:noProof/>
            <w:webHidden/>
          </w:rPr>
          <w:fldChar w:fldCharType="end"/>
        </w:r>
      </w:hyperlink>
    </w:p>
    <w:p w14:paraId="1D9B2FD2" w14:textId="671CE0E6" w:rsidR="0078564C" w:rsidRDefault="002E17D2" w:rsidP="0078564C">
      <w:pPr>
        <w:pStyle w:val="TOC3"/>
        <w:tabs>
          <w:tab w:val="left" w:pos="1040"/>
          <w:tab w:val="right" w:leader="dot" w:pos="9062"/>
        </w:tabs>
        <w:spacing w:line="276" w:lineRule="auto"/>
        <w:rPr>
          <w:rFonts w:asciiTheme="minorHAnsi" w:eastAsiaTheme="minorEastAsia" w:hAnsiTheme="minorHAnsi" w:cstheme="minorBidi"/>
          <w:noProof/>
          <w:sz w:val="22"/>
          <w:szCs w:val="22"/>
        </w:rPr>
      </w:pPr>
      <w:hyperlink w:anchor="_Toc121066481" w:history="1">
        <w:r w:rsidR="0078564C" w:rsidRPr="00400398">
          <w:rPr>
            <w:rStyle w:val="Hyperlink"/>
            <w:noProof/>
          </w:rPr>
          <w:t>2.1.</w:t>
        </w:r>
        <w:r w:rsidR="0078564C">
          <w:rPr>
            <w:rFonts w:asciiTheme="minorHAnsi" w:eastAsiaTheme="minorEastAsia" w:hAnsiTheme="minorHAnsi" w:cstheme="minorBidi"/>
            <w:noProof/>
            <w:sz w:val="22"/>
            <w:szCs w:val="22"/>
          </w:rPr>
          <w:tab/>
        </w:r>
        <w:r w:rsidR="0078564C" w:rsidRPr="00400398">
          <w:rPr>
            <w:rStyle w:val="Hyperlink"/>
            <w:noProof/>
          </w:rPr>
          <w:t>Lợi thế và hạn chế của viết tay</w:t>
        </w:r>
        <w:r w:rsidR="0078564C">
          <w:rPr>
            <w:noProof/>
            <w:webHidden/>
          </w:rPr>
          <w:tab/>
        </w:r>
        <w:r w:rsidR="0078564C">
          <w:rPr>
            <w:noProof/>
            <w:webHidden/>
          </w:rPr>
          <w:fldChar w:fldCharType="begin"/>
        </w:r>
        <w:r w:rsidR="0078564C">
          <w:rPr>
            <w:noProof/>
            <w:webHidden/>
          </w:rPr>
          <w:instrText xml:space="preserve"> PAGEREF _Toc121066481 \h </w:instrText>
        </w:r>
        <w:r w:rsidR="0078564C">
          <w:rPr>
            <w:noProof/>
            <w:webHidden/>
          </w:rPr>
        </w:r>
        <w:r w:rsidR="0078564C">
          <w:rPr>
            <w:noProof/>
            <w:webHidden/>
          </w:rPr>
          <w:fldChar w:fldCharType="separate"/>
        </w:r>
        <w:r w:rsidR="000C47D8">
          <w:rPr>
            <w:noProof/>
            <w:webHidden/>
          </w:rPr>
          <w:t>3</w:t>
        </w:r>
        <w:r w:rsidR="0078564C">
          <w:rPr>
            <w:noProof/>
            <w:webHidden/>
          </w:rPr>
          <w:fldChar w:fldCharType="end"/>
        </w:r>
      </w:hyperlink>
    </w:p>
    <w:p w14:paraId="65864847" w14:textId="6960F5B9" w:rsidR="0078564C" w:rsidRDefault="002E17D2" w:rsidP="0078564C">
      <w:pPr>
        <w:pStyle w:val="TOC4"/>
        <w:tabs>
          <w:tab w:val="left" w:pos="1560"/>
          <w:tab w:val="right" w:leader="dot" w:pos="9062"/>
        </w:tabs>
        <w:spacing w:line="276" w:lineRule="auto"/>
        <w:rPr>
          <w:rFonts w:asciiTheme="minorHAnsi" w:eastAsiaTheme="minorEastAsia" w:hAnsiTheme="minorHAnsi" w:cstheme="minorBidi"/>
          <w:noProof/>
          <w:sz w:val="22"/>
          <w:szCs w:val="22"/>
        </w:rPr>
      </w:pPr>
      <w:hyperlink w:anchor="_Toc121066482" w:history="1">
        <w:r w:rsidR="0078564C" w:rsidRPr="00400398">
          <w:rPr>
            <w:rStyle w:val="Hyperlink"/>
            <w:noProof/>
          </w:rPr>
          <w:t>2.1.1.</w:t>
        </w:r>
        <w:r w:rsidR="0078564C">
          <w:rPr>
            <w:rFonts w:asciiTheme="minorHAnsi" w:eastAsiaTheme="minorEastAsia" w:hAnsiTheme="minorHAnsi" w:cstheme="minorBidi"/>
            <w:noProof/>
            <w:sz w:val="22"/>
            <w:szCs w:val="22"/>
          </w:rPr>
          <w:tab/>
        </w:r>
        <w:r w:rsidR="0078564C" w:rsidRPr="00400398">
          <w:rPr>
            <w:rStyle w:val="Hyperlink"/>
            <w:noProof/>
          </w:rPr>
          <w:t>Lợi thế của viết tay</w:t>
        </w:r>
        <w:r w:rsidR="0078564C">
          <w:rPr>
            <w:noProof/>
            <w:webHidden/>
          </w:rPr>
          <w:tab/>
        </w:r>
        <w:r w:rsidR="0078564C">
          <w:rPr>
            <w:noProof/>
            <w:webHidden/>
          </w:rPr>
          <w:fldChar w:fldCharType="begin"/>
        </w:r>
        <w:r w:rsidR="0078564C">
          <w:rPr>
            <w:noProof/>
            <w:webHidden/>
          </w:rPr>
          <w:instrText xml:space="preserve"> PAGEREF _Toc121066482 \h </w:instrText>
        </w:r>
        <w:r w:rsidR="0078564C">
          <w:rPr>
            <w:noProof/>
            <w:webHidden/>
          </w:rPr>
        </w:r>
        <w:r w:rsidR="0078564C">
          <w:rPr>
            <w:noProof/>
            <w:webHidden/>
          </w:rPr>
          <w:fldChar w:fldCharType="separate"/>
        </w:r>
        <w:r w:rsidR="000C47D8">
          <w:rPr>
            <w:noProof/>
            <w:webHidden/>
          </w:rPr>
          <w:t>3</w:t>
        </w:r>
        <w:r w:rsidR="0078564C">
          <w:rPr>
            <w:noProof/>
            <w:webHidden/>
          </w:rPr>
          <w:fldChar w:fldCharType="end"/>
        </w:r>
      </w:hyperlink>
    </w:p>
    <w:p w14:paraId="6B8FC673" w14:textId="1D76CCD3" w:rsidR="0078564C" w:rsidRDefault="002E17D2" w:rsidP="0078564C">
      <w:pPr>
        <w:pStyle w:val="TOC4"/>
        <w:tabs>
          <w:tab w:val="left" w:pos="1560"/>
          <w:tab w:val="right" w:leader="dot" w:pos="9062"/>
        </w:tabs>
        <w:spacing w:line="276" w:lineRule="auto"/>
        <w:rPr>
          <w:rFonts w:asciiTheme="minorHAnsi" w:eastAsiaTheme="minorEastAsia" w:hAnsiTheme="minorHAnsi" w:cstheme="minorBidi"/>
          <w:noProof/>
          <w:sz w:val="22"/>
          <w:szCs w:val="22"/>
        </w:rPr>
      </w:pPr>
      <w:hyperlink w:anchor="_Toc121066483" w:history="1">
        <w:r w:rsidR="0078564C" w:rsidRPr="00400398">
          <w:rPr>
            <w:rStyle w:val="Hyperlink"/>
            <w:noProof/>
          </w:rPr>
          <w:t>2.1.2.</w:t>
        </w:r>
        <w:r w:rsidR="0078564C">
          <w:rPr>
            <w:rFonts w:asciiTheme="minorHAnsi" w:eastAsiaTheme="minorEastAsia" w:hAnsiTheme="minorHAnsi" w:cstheme="minorBidi"/>
            <w:noProof/>
            <w:sz w:val="22"/>
            <w:szCs w:val="22"/>
          </w:rPr>
          <w:tab/>
        </w:r>
        <w:r w:rsidR="0078564C" w:rsidRPr="00400398">
          <w:rPr>
            <w:rStyle w:val="Hyperlink"/>
            <w:noProof/>
          </w:rPr>
          <w:t>Hạn chế của viết tay</w:t>
        </w:r>
        <w:r w:rsidR="0078564C">
          <w:rPr>
            <w:noProof/>
            <w:webHidden/>
          </w:rPr>
          <w:tab/>
        </w:r>
        <w:r w:rsidR="0078564C">
          <w:rPr>
            <w:noProof/>
            <w:webHidden/>
          </w:rPr>
          <w:fldChar w:fldCharType="begin"/>
        </w:r>
        <w:r w:rsidR="0078564C">
          <w:rPr>
            <w:noProof/>
            <w:webHidden/>
          </w:rPr>
          <w:instrText xml:space="preserve"> PAGEREF _Toc121066483 \h </w:instrText>
        </w:r>
        <w:r w:rsidR="0078564C">
          <w:rPr>
            <w:noProof/>
            <w:webHidden/>
          </w:rPr>
        </w:r>
        <w:r w:rsidR="0078564C">
          <w:rPr>
            <w:noProof/>
            <w:webHidden/>
          </w:rPr>
          <w:fldChar w:fldCharType="separate"/>
        </w:r>
        <w:r w:rsidR="000C47D8">
          <w:rPr>
            <w:noProof/>
            <w:webHidden/>
          </w:rPr>
          <w:t>3</w:t>
        </w:r>
        <w:r w:rsidR="0078564C">
          <w:rPr>
            <w:noProof/>
            <w:webHidden/>
          </w:rPr>
          <w:fldChar w:fldCharType="end"/>
        </w:r>
      </w:hyperlink>
    </w:p>
    <w:p w14:paraId="05BD10E2" w14:textId="1B5BE117" w:rsidR="0078564C" w:rsidRDefault="002E17D2" w:rsidP="0078564C">
      <w:pPr>
        <w:pStyle w:val="TOC3"/>
        <w:tabs>
          <w:tab w:val="left" w:pos="1040"/>
          <w:tab w:val="right" w:leader="dot" w:pos="9062"/>
        </w:tabs>
        <w:spacing w:line="276" w:lineRule="auto"/>
        <w:rPr>
          <w:rFonts w:asciiTheme="minorHAnsi" w:eastAsiaTheme="minorEastAsia" w:hAnsiTheme="minorHAnsi" w:cstheme="minorBidi"/>
          <w:noProof/>
          <w:sz w:val="22"/>
          <w:szCs w:val="22"/>
        </w:rPr>
      </w:pPr>
      <w:hyperlink w:anchor="_Toc121066484" w:history="1">
        <w:r w:rsidR="0078564C" w:rsidRPr="00400398">
          <w:rPr>
            <w:rStyle w:val="Hyperlink"/>
            <w:noProof/>
          </w:rPr>
          <w:t>2.2.</w:t>
        </w:r>
        <w:r w:rsidR="0078564C">
          <w:rPr>
            <w:rFonts w:asciiTheme="minorHAnsi" w:eastAsiaTheme="minorEastAsia" w:hAnsiTheme="minorHAnsi" w:cstheme="minorBidi"/>
            <w:noProof/>
            <w:sz w:val="22"/>
            <w:szCs w:val="22"/>
          </w:rPr>
          <w:tab/>
        </w:r>
        <w:r w:rsidR="0078564C" w:rsidRPr="00400398">
          <w:rPr>
            <w:rStyle w:val="Hyperlink"/>
            <w:noProof/>
          </w:rPr>
          <w:t>Lợi thế và hạn chế của đánh máy</w:t>
        </w:r>
        <w:r w:rsidR="0078564C">
          <w:rPr>
            <w:noProof/>
            <w:webHidden/>
          </w:rPr>
          <w:tab/>
        </w:r>
        <w:r w:rsidR="0078564C">
          <w:rPr>
            <w:noProof/>
            <w:webHidden/>
          </w:rPr>
          <w:fldChar w:fldCharType="begin"/>
        </w:r>
        <w:r w:rsidR="0078564C">
          <w:rPr>
            <w:noProof/>
            <w:webHidden/>
          </w:rPr>
          <w:instrText xml:space="preserve"> PAGEREF _Toc121066484 \h </w:instrText>
        </w:r>
        <w:r w:rsidR="0078564C">
          <w:rPr>
            <w:noProof/>
            <w:webHidden/>
          </w:rPr>
        </w:r>
        <w:r w:rsidR="0078564C">
          <w:rPr>
            <w:noProof/>
            <w:webHidden/>
          </w:rPr>
          <w:fldChar w:fldCharType="separate"/>
        </w:r>
        <w:r w:rsidR="000C47D8">
          <w:rPr>
            <w:noProof/>
            <w:webHidden/>
          </w:rPr>
          <w:t>4</w:t>
        </w:r>
        <w:r w:rsidR="0078564C">
          <w:rPr>
            <w:noProof/>
            <w:webHidden/>
          </w:rPr>
          <w:fldChar w:fldCharType="end"/>
        </w:r>
      </w:hyperlink>
    </w:p>
    <w:p w14:paraId="413D5F2E" w14:textId="081BB0C6" w:rsidR="0078564C" w:rsidRDefault="002E17D2" w:rsidP="0078564C">
      <w:pPr>
        <w:pStyle w:val="TOC4"/>
        <w:tabs>
          <w:tab w:val="left" w:pos="1560"/>
          <w:tab w:val="right" w:leader="dot" w:pos="9062"/>
        </w:tabs>
        <w:spacing w:line="276" w:lineRule="auto"/>
        <w:rPr>
          <w:rFonts w:asciiTheme="minorHAnsi" w:eastAsiaTheme="minorEastAsia" w:hAnsiTheme="minorHAnsi" w:cstheme="minorBidi"/>
          <w:noProof/>
          <w:sz w:val="22"/>
          <w:szCs w:val="22"/>
        </w:rPr>
      </w:pPr>
      <w:hyperlink w:anchor="_Toc121066485" w:history="1">
        <w:r w:rsidR="0078564C" w:rsidRPr="00400398">
          <w:rPr>
            <w:rStyle w:val="Hyperlink"/>
            <w:noProof/>
          </w:rPr>
          <w:t>2.2.1.</w:t>
        </w:r>
        <w:r w:rsidR="0078564C">
          <w:rPr>
            <w:rFonts w:asciiTheme="minorHAnsi" w:eastAsiaTheme="minorEastAsia" w:hAnsiTheme="minorHAnsi" w:cstheme="minorBidi"/>
            <w:noProof/>
            <w:sz w:val="22"/>
            <w:szCs w:val="22"/>
          </w:rPr>
          <w:tab/>
        </w:r>
        <w:r w:rsidR="0078564C" w:rsidRPr="00400398">
          <w:rPr>
            <w:rStyle w:val="Hyperlink"/>
            <w:noProof/>
          </w:rPr>
          <w:t>Lợi thế của đánh máy</w:t>
        </w:r>
        <w:r w:rsidR="0078564C">
          <w:rPr>
            <w:noProof/>
            <w:webHidden/>
          </w:rPr>
          <w:tab/>
        </w:r>
        <w:r w:rsidR="0078564C">
          <w:rPr>
            <w:noProof/>
            <w:webHidden/>
          </w:rPr>
          <w:fldChar w:fldCharType="begin"/>
        </w:r>
        <w:r w:rsidR="0078564C">
          <w:rPr>
            <w:noProof/>
            <w:webHidden/>
          </w:rPr>
          <w:instrText xml:space="preserve"> PAGEREF _Toc121066485 \h </w:instrText>
        </w:r>
        <w:r w:rsidR="0078564C">
          <w:rPr>
            <w:noProof/>
            <w:webHidden/>
          </w:rPr>
        </w:r>
        <w:r w:rsidR="0078564C">
          <w:rPr>
            <w:noProof/>
            <w:webHidden/>
          </w:rPr>
          <w:fldChar w:fldCharType="separate"/>
        </w:r>
        <w:r w:rsidR="000C47D8">
          <w:rPr>
            <w:noProof/>
            <w:webHidden/>
          </w:rPr>
          <w:t>4</w:t>
        </w:r>
        <w:r w:rsidR="0078564C">
          <w:rPr>
            <w:noProof/>
            <w:webHidden/>
          </w:rPr>
          <w:fldChar w:fldCharType="end"/>
        </w:r>
      </w:hyperlink>
    </w:p>
    <w:p w14:paraId="6A794093" w14:textId="6361CDC7" w:rsidR="0078564C" w:rsidRDefault="002E17D2" w:rsidP="0078564C">
      <w:pPr>
        <w:pStyle w:val="TOC4"/>
        <w:tabs>
          <w:tab w:val="left" w:pos="1560"/>
          <w:tab w:val="right" w:leader="dot" w:pos="9062"/>
        </w:tabs>
        <w:spacing w:line="276" w:lineRule="auto"/>
        <w:rPr>
          <w:rFonts w:asciiTheme="minorHAnsi" w:eastAsiaTheme="minorEastAsia" w:hAnsiTheme="minorHAnsi" w:cstheme="minorBidi"/>
          <w:noProof/>
          <w:sz w:val="22"/>
          <w:szCs w:val="22"/>
        </w:rPr>
      </w:pPr>
      <w:hyperlink w:anchor="_Toc121066486" w:history="1">
        <w:r w:rsidR="0078564C" w:rsidRPr="00400398">
          <w:rPr>
            <w:rStyle w:val="Hyperlink"/>
            <w:noProof/>
          </w:rPr>
          <w:t>2.2.2.</w:t>
        </w:r>
        <w:r w:rsidR="0078564C">
          <w:rPr>
            <w:rFonts w:asciiTheme="minorHAnsi" w:eastAsiaTheme="minorEastAsia" w:hAnsiTheme="minorHAnsi" w:cstheme="minorBidi"/>
            <w:noProof/>
            <w:sz w:val="22"/>
            <w:szCs w:val="22"/>
          </w:rPr>
          <w:tab/>
        </w:r>
        <w:r w:rsidR="0078564C" w:rsidRPr="00400398">
          <w:rPr>
            <w:rStyle w:val="Hyperlink"/>
            <w:noProof/>
          </w:rPr>
          <w:t>Hạn chế của đánh máy</w:t>
        </w:r>
        <w:r w:rsidR="0078564C">
          <w:rPr>
            <w:noProof/>
            <w:webHidden/>
          </w:rPr>
          <w:tab/>
        </w:r>
        <w:r w:rsidR="0078564C">
          <w:rPr>
            <w:noProof/>
            <w:webHidden/>
          </w:rPr>
          <w:fldChar w:fldCharType="begin"/>
        </w:r>
        <w:r w:rsidR="0078564C">
          <w:rPr>
            <w:noProof/>
            <w:webHidden/>
          </w:rPr>
          <w:instrText xml:space="preserve"> PAGEREF _Toc121066486 \h </w:instrText>
        </w:r>
        <w:r w:rsidR="0078564C">
          <w:rPr>
            <w:noProof/>
            <w:webHidden/>
          </w:rPr>
        </w:r>
        <w:r w:rsidR="0078564C">
          <w:rPr>
            <w:noProof/>
            <w:webHidden/>
          </w:rPr>
          <w:fldChar w:fldCharType="separate"/>
        </w:r>
        <w:r w:rsidR="000C47D8">
          <w:rPr>
            <w:noProof/>
            <w:webHidden/>
          </w:rPr>
          <w:t>4</w:t>
        </w:r>
        <w:r w:rsidR="0078564C">
          <w:rPr>
            <w:noProof/>
            <w:webHidden/>
          </w:rPr>
          <w:fldChar w:fldCharType="end"/>
        </w:r>
      </w:hyperlink>
    </w:p>
    <w:p w14:paraId="48AF3193" w14:textId="00E3BC82" w:rsidR="0078564C" w:rsidRDefault="002E17D2" w:rsidP="0078564C">
      <w:pPr>
        <w:pStyle w:val="TOC2"/>
        <w:tabs>
          <w:tab w:val="left" w:pos="522"/>
          <w:tab w:val="right" w:leader="dot" w:pos="9062"/>
        </w:tabs>
        <w:spacing w:line="276" w:lineRule="auto"/>
        <w:rPr>
          <w:rFonts w:asciiTheme="minorHAnsi" w:eastAsiaTheme="minorEastAsia" w:hAnsiTheme="minorHAnsi" w:cstheme="minorBidi"/>
          <w:b w:val="0"/>
          <w:bCs w:val="0"/>
          <w:noProof/>
          <w:sz w:val="22"/>
          <w:szCs w:val="22"/>
        </w:rPr>
      </w:pPr>
      <w:hyperlink w:anchor="_Toc121066487" w:history="1">
        <w:r w:rsidR="0078564C" w:rsidRPr="00400398">
          <w:rPr>
            <w:rStyle w:val="Hyperlink"/>
            <w:noProof/>
          </w:rPr>
          <w:t>3.</w:t>
        </w:r>
        <w:r w:rsidR="0078564C">
          <w:rPr>
            <w:rFonts w:asciiTheme="minorHAnsi" w:eastAsiaTheme="minorEastAsia" w:hAnsiTheme="minorHAnsi" w:cstheme="minorBidi"/>
            <w:b w:val="0"/>
            <w:bCs w:val="0"/>
            <w:noProof/>
            <w:sz w:val="22"/>
            <w:szCs w:val="22"/>
          </w:rPr>
          <w:tab/>
        </w:r>
        <w:r w:rsidR="0078564C" w:rsidRPr="00400398">
          <w:rPr>
            <w:rStyle w:val="Hyperlink"/>
            <w:noProof/>
          </w:rPr>
          <w:t>Tính năng mà phần mềm ghi chú nên có</w:t>
        </w:r>
        <w:r w:rsidR="0078564C">
          <w:rPr>
            <w:noProof/>
            <w:webHidden/>
          </w:rPr>
          <w:tab/>
        </w:r>
        <w:r w:rsidR="0078564C">
          <w:rPr>
            <w:noProof/>
            <w:webHidden/>
          </w:rPr>
          <w:fldChar w:fldCharType="begin"/>
        </w:r>
        <w:r w:rsidR="0078564C">
          <w:rPr>
            <w:noProof/>
            <w:webHidden/>
          </w:rPr>
          <w:instrText xml:space="preserve"> PAGEREF _Toc121066487 \h </w:instrText>
        </w:r>
        <w:r w:rsidR="0078564C">
          <w:rPr>
            <w:noProof/>
            <w:webHidden/>
          </w:rPr>
        </w:r>
        <w:r w:rsidR="0078564C">
          <w:rPr>
            <w:noProof/>
            <w:webHidden/>
          </w:rPr>
          <w:fldChar w:fldCharType="separate"/>
        </w:r>
        <w:r w:rsidR="000C47D8">
          <w:rPr>
            <w:noProof/>
            <w:webHidden/>
          </w:rPr>
          <w:t>4</w:t>
        </w:r>
        <w:r w:rsidR="0078564C">
          <w:rPr>
            <w:noProof/>
            <w:webHidden/>
          </w:rPr>
          <w:fldChar w:fldCharType="end"/>
        </w:r>
      </w:hyperlink>
    </w:p>
    <w:p w14:paraId="040DBD02" w14:textId="5330751E" w:rsidR="0078564C" w:rsidRDefault="002E17D2" w:rsidP="0078564C">
      <w:pPr>
        <w:pStyle w:val="TOC3"/>
        <w:tabs>
          <w:tab w:val="left" w:pos="1040"/>
          <w:tab w:val="right" w:leader="dot" w:pos="9062"/>
        </w:tabs>
        <w:spacing w:line="276" w:lineRule="auto"/>
        <w:rPr>
          <w:rFonts w:asciiTheme="minorHAnsi" w:eastAsiaTheme="minorEastAsia" w:hAnsiTheme="minorHAnsi" w:cstheme="minorBidi"/>
          <w:noProof/>
          <w:sz w:val="22"/>
          <w:szCs w:val="22"/>
        </w:rPr>
      </w:pPr>
      <w:hyperlink w:anchor="_Toc121066488" w:history="1">
        <w:r w:rsidR="0078564C" w:rsidRPr="00400398">
          <w:rPr>
            <w:rStyle w:val="Hyperlink"/>
            <w:noProof/>
          </w:rPr>
          <w:t>3.1.</w:t>
        </w:r>
        <w:r w:rsidR="0078564C">
          <w:rPr>
            <w:rFonts w:asciiTheme="minorHAnsi" w:eastAsiaTheme="minorEastAsia" w:hAnsiTheme="minorHAnsi" w:cstheme="minorBidi"/>
            <w:noProof/>
            <w:sz w:val="22"/>
            <w:szCs w:val="22"/>
          </w:rPr>
          <w:tab/>
        </w:r>
        <w:r w:rsidR="0078564C" w:rsidRPr="00400398">
          <w:rPr>
            <w:rStyle w:val="Hyperlink"/>
            <w:noProof/>
          </w:rPr>
          <w:t>Khả năng hoạt động đa nền tảng</w:t>
        </w:r>
        <w:r w:rsidR="0078564C">
          <w:rPr>
            <w:noProof/>
            <w:webHidden/>
          </w:rPr>
          <w:tab/>
        </w:r>
        <w:r w:rsidR="0078564C">
          <w:rPr>
            <w:noProof/>
            <w:webHidden/>
          </w:rPr>
          <w:fldChar w:fldCharType="begin"/>
        </w:r>
        <w:r w:rsidR="0078564C">
          <w:rPr>
            <w:noProof/>
            <w:webHidden/>
          </w:rPr>
          <w:instrText xml:space="preserve"> PAGEREF _Toc121066488 \h </w:instrText>
        </w:r>
        <w:r w:rsidR="0078564C">
          <w:rPr>
            <w:noProof/>
            <w:webHidden/>
          </w:rPr>
        </w:r>
        <w:r w:rsidR="0078564C">
          <w:rPr>
            <w:noProof/>
            <w:webHidden/>
          </w:rPr>
          <w:fldChar w:fldCharType="separate"/>
        </w:r>
        <w:r w:rsidR="000C47D8">
          <w:rPr>
            <w:noProof/>
            <w:webHidden/>
          </w:rPr>
          <w:t>4</w:t>
        </w:r>
        <w:r w:rsidR="0078564C">
          <w:rPr>
            <w:noProof/>
            <w:webHidden/>
          </w:rPr>
          <w:fldChar w:fldCharType="end"/>
        </w:r>
      </w:hyperlink>
    </w:p>
    <w:p w14:paraId="1E1898B8" w14:textId="677CC79D" w:rsidR="0078564C" w:rsidRDefault="002E17D2" w:rsidP="0078564C">
      <w:pPr>
        <w:pStyle w:val="TOC3"/>
        <w:tabs>
          <w:tab w:val="left" w:pos="1040"/>
          <w:tab w:val="right" w:leader="dot" w:pos="9062"/>
        </w:tabs>
        <w:spacing w:line="276" w:lineRule="auto"/>
        <w:rPr>
          <w:rFonts w:asciiTheme="minorHAnsi" w:eastAsiaTheme="minorEastAsia" w:hAnsiTheme="minorHAnsi" w:cstheme="minorBidi"/>
          <w:noProof/>
          <w:sz w:val="22"/>
          <w:szCs w:val="22"/>
        </w:rPr>
      </w:pPr>
      <w:hyperlink w:anchor="_Toc121066489" w:history="1">
        <w:r w:rsidR="0078564C" w:rsidRPr="00400398">
          <w:rPr>
            <w:rStyle w:val="Hyperlink"/>
            <w:noProof/>
          </w:rPr>
          <w:t>3.2.</w:t>
        </w:r>
        <w:r w:rsidR="0078564C">
          <w:rPr>
            <w:rFonts w:asciiTheme="minorHAnsi" w:eastAsiaTheme="minorEastAsia" w:hAnsiTheme="minorHAnsi" w:cstheme="minorBidi"/>
            <w:noProof/>
            <w:sz w:val="22"/>
            <w:szCs w:val="22"/>
          </w:rPr>
          <w:tab/>
        </w:r>
        <w:r w:rsidR="0078564C" w:rsidRPr="00400398">
          <w:rPr>
            <w:rStyle w:val="Hyperlink"/>
            <w:noProof/>
          </w:rPr>
          <w:t>Khả năng đồng bộ tốt giữa các loại thiết bị.</w:t>
        </w:r>
        <w:r w:rsidR="0078564C">
          <w:rPr>
            <w:noProof/>
            <w:webHidden/>
          </w:rPr>
          <w:tab/>
        </w:r>
        <w:r w:rsidR="0078564C">
          <w:rPr>
            <w:noProof/>
            <w:webHidden/>
          </w:rPr>
          <w:fldChar w:fldCharType="begin"/>
        </w:r>
        <w:r w:rsidR="0078564C">
          <w:rPr>
            <w:noProof/>
            <w:webHidden/>
          </w:rPr>
          <w:instrText xml:space="preserve"> PAGEREF _Toc121066489 \h </w:instrText>
        </w:r>
        <w:r w:rsidR="0078564C">
          <w:rPr>
            <w:noProof/>
            <w:webHidden/>
          </w:rPr>
        </w:r>
        <w:r w:rsidR="0078564C">
          <w:rPr>
            <w:noProof/>
            <w:webHidden/>
          </w:rPr>
          <w:fldChar w:fldCharType="separate"/>
        </w:r>
        <w:r w:rsidR="000C47D8">
          <w:rPr>
            <w:noProof/>
            <w:webHidden/>
          </w:rPr>
          <w:t>5</w:t>
        </w:r>
        <w:r w:rsidR="0078564C">
          <w:rPr>
            <w:noProof/>
            <w:webHidden/>
          </w:rPr>
          <w:fldChar w:fldCharType="end"/>
        </w:r>
      </w:hyperlink>
    </w:p>
    <w:p w14:paraId="30A79E04" w14:textId="38181012" w:rsidR="0078564C" w:rsidRDefault="002E17D2" w:rsidP="0078564C">
      <w:pPr>
        <w:pStyle w:val="TOC3"/>
        <w:tabs>
          <w:tab w:val="left" w:pos="1040"/>
          <w:tab w:val="right" w:leader="dot" w:pos="9062"/>
        </w:tabs>
        <w:spacing w:line="276" w:lineRule="auto"/>
        <w:rPr>
          <w:rFonts w:asciiTheme="minorHAnsi" w:eastAsiaTheme="minorEastAsia" w:hAnsiTheme="minorHAnsi" w:cstheme="minorBidi"/>
          <w:noProof/>
          <w:sz w:val="22"/>
          <w:szCs w:val="22"/>
        </w:rPr>
      </w:pPr>
      <w:hyperlink w:anchor="_Toc121066490" w:history="1">
        <w:r w:rsidR="0078564C" w:rsidRPr="00400398">
          <w:rPr>
            <w:rStyle w:val="Hyperlink"/>
            <w:noProof/>
          </w:rPr>
          <w:t>3.3.</w:t>
        </w:r>
        <w:r w:rsidR="0078564C">
          <w:rPr>
            <w:rFonts w:asciiTheme="minorHAnsi" w:eastAsiaTheme="minorEastAsia" w:hAnsiTheme="minorHAnsi" w:cstheme="minorBidi"/>
            <w:noProof/>
            <w:sz w:val="22"/>
            <w:szCs w:val="22"/>
          </w:rPr>
          <w:tab/>
        </w:r>
        <w:r w:rsidR="0078564C" w:rsidRPr="00400398">
          <w:rPr>
            <w:rStyle w:val="Hyperlink"/>
            <w:noProof/>
          </w:rPr>
          <w:t>Tính tương thích và khả năng chuyển đổi định dạng nhanh chóng.</w:t>
        </w:r>
        <w:r w:rsidR="0078564C">
          <w:rPr>
            <w:noProof/>
            <w:webHidden/>
          </w:rPr>
          <w:tab/>
        </w:r>
        <w:r w:rsidR="0078564C">
          <w:rPr>
            <w:noProof/>
            <w:webHidden/>
          </w:rPr>
          <w:fldChar w:fldCharType="begin"/>
        </w:r>
        <w:r w:rsidR="0078564C">
          <w:rPr>
            <w:noProof/>
            <w:webHidden/>
          </w:rPr>
          <w:instrText xml:space="preserve"> PAGEREF _Toc121066490 \h </w:instrText>
        </w:r>
        <w:r w:rsidR="0078564C">
          <w:rPr>
            <w:noProof/>
            <w:webHidden/>
          </w:rPr>
        </w:r>
        <w:r w:rsidR="0078564C">
          <w:rPr>
            <w:noProof/>
            <w:webHidden/>
          </w:rPr>
          <w:fldChar w:fldCharType="separate"/>
        </w:r>
        <w:r w:rsidR="000C47D8">
          <w:rPr>
            <w:noProof/>
            <w:webHidden/>
          </w:rPr>
          <w:t>5</w:t>
        </w:r>
        <w:r w:rsidR="0078564C">
          <w:rPr>
            <w:noProof/>
            <w:webHidden/>
          </w:rPr>
          <w:fldChar w:fldCharType="end"/>
        </w:r>
      </w:hyperlink>
    </w:p>
    <w:p w14:paraId="2965CAC2" w14:textId="7D912328" w:rsidR="0078564C" w:rsidRDefault="002E17D2" w:rsidP="0078564C">
      <w:pPr>
        <w:pStyle w:val="TOC3"/>
        <w:tabs>
          <w:tab w:val="left" w:pos="1040"/>
          <w:tab w:val="right" w:leader="dot" w:pos="9062"/>
        </w:tabs>
        <w:spacing w:line="276" w:lineRule="auto"/>
        <w:rPr>
          <w:rFonts w:asciiTheme="minorHAnsi" w:eastAsiaTheme="minorEastAsia" w:hAnsiTheme="minorHAnsi" w:cstheme="minorBidi"/>
          <w:noProof/>
          <w:sz w:val="22"/>
          <w:szCs w:val="22"/>
        </w:rPr>
      </w:pPr>
      <w:hyperlink w:anchor="_Toc121066491" w:history="1">
        <w:r w:rsidR="0078564C" w:rsidRPr="00400398">
          <w:rPr>
            <w:rStyle w:val="Hyperlink"/>
            <w:noProof/>
          </w:rPr>
          <w:t>3.4.</w:t>
        </w:r>
        <w:r w:rsidR="0078564C">
          <w:rPr>
            <w:rFonts w:asciiTheme="minorHAnsi" w:eastAsiaTheme="minorEastAsia" w:hAnsiTheme="minorHAnsi" w:cstheme="minorBidi"/>
            <w:noProof/>
            <w:sz w:val="22"/>
            <w:szCs w:val="22"/>
          </w:rPr>
          <w:tab/>
        </w:r>
        <w:r w:rsidR="0078564C" w:rsidRPr="00400398">
          <w:rPr>
            <w:rStyle w:val="Hyperlink"/>
            <w:noProof/>
          </w:rPr>
          <w:t>Trải nghiệm người dùng thú vị.</w:t>
        </w:r>
        <w:r w:rsidR="0078564C">
          <w:rPr>
            <w:noProof/>
            <w:webHidden/>
          </w:rPr>
          <w:tab/>
        </w:r>
        <w:r w:rsidR="0078564C">
          <w:rPr>
            <w:noProof/>
            <w:webHidden/>
          </w:rPr>
          <w:fldChar w:fldCharType="begin"/>
        </w:r>
        <w:r w:rsidR="0078564C">
          <w:rPr>
            <w:noProof/>
            <w:webHidden/>
          </w:rPr>
          <w:instrText xml:space="preserve"> PAGEREF _Toc121066491 \h </w:instrText>
        </w:r>
        <w:r w:rsidR="0078564C">
          <w:rPr>
            <w:noProof/>
            <w:webHidden/>
          </w:rPr>
        </w:r>
        <w:r w:rsidR="0078564C">
          <w:rPr>
            <w:noProof/>
            <w:webHidden/>
          </w:rPr>
          <w:fldChar w:fldCharType="separate"/>
        </w:r>
        <w:r w:rsidR="000C47D8">
          <w:rPr>
            <w:noProof/>
            <w:webHidden/>
          </w:rPr>
          <w:t>5</w:t>
        </w:r>
        <w:r w:rsidR="0078564C">
          <w:rPr>
            <w:noProof/>
            <w:webHidden/>
          </w:rPr>
          <w:fldChar w:fldCharType="end"/>
        </w:r>
      </w:hyperlink>
    </w:p>
    <w:p w14:paraId="41203D02" w14:textId="1CD3E787" w:rsidR="0078564C" w:rsidRDefault="002E17D2" w:rsidP="0078564C">
      <w:pPr>
        <w:pStyle w:val="TOC3"/>
        <w:tabs>
          <w:tab w:val="left" w:pos="1040"/>
          <w:tab w:val="right" w:leader="dot" w:pos="9062"/>
        </w:tabs>
        <w:spacing w:line="276" w:lineRule="auto"/>
        <w:rPr>
          <w:rFonts w:asciiTheme="minorHAnsi" w:eastAsiaTheme="minorEastAsia" w:hAnsiTheme="minorHAnsi" w:cstheme="minorBidi"/>
          <w:noProof/>
          <w:sz w:val="22"/>
          <w:szCs w:val="22"/>
        </w:rPr>
      </w:pPr>
      <w:hyperlink w:anchor="_Toc121066492" w:history="1">
        <w:r w:rsidR="0078564C" w:rsidRPr="00400398">
          <w:rPr>
            <w:rStyle w:val="Hyperlink"/>
            <w:noProof/>
          </w:rPr>
          <w:t>3.5.</w:t>
        </w:r>
        <w:r w:rsidR="0078564C">
          <w:rPr>
            <w:rFonts w:asciiTheme="minorHAnsi" w:eastAsiaTheme="minorEastAsia" w:hAnsiTheme="minorHAnsi" w:cstheme="minorBidi"/>
            <w:noProof/>
            <w:sz w:val="22"/>
            <w:szCs w:val="22"/>
          </w:rPr>
          <w:tab/>
        </w:r>
        <w:r w:rsidR="0078564C" w:rsidRPr="00400398">
          <w:rPr>
            <w:rStyle w:val="Hyperlink"/>
            <w:noProof/>
          </w:rPr>
          <w:t>Tự động lưu trữ và có thể khôi phục các phiên bản cũ khi cần</w:t>
        </w:r>
        <w:r w:rsidR="0078564C">
          <w:rPr>
            <w:noProof/>
            <w:webHidden/>
          </w:rPr>
          <w:tab/>
        </w:r>
        <w:r w:rsidR="0078564C">
          <w:rPr>
            <w:noProof/>
            <w:webHidden/>
          </w:rPr>
          <w:fldChar w:fldCharType="begin"/>
        </w:r>
        <w:r w:rsidR="0078564C">
          <w:rPr>
            <w:noProof/>
            <w:webHidden/>
          </w:rPr>
          <w:instrText xml:space="preserve"> PAGEREF _Toc121066492 \h </w:instrText>
        </w:r>
        <w:r w:rsidR="0078564C">
          <w:rPr>
            <w:noProof/>
            <w:webHidden/>
          </w:rPr>
        </w:r>
        <w:r w:rsidR="0078564C">
          <w:rPr>
            <w:noProof/>
            <w:webHidden/>
          </w:rPr>
          <w:fldChar w:fldCharType="separate"/>
        </w:r>
        <w:r w:rsidR="000C47D8">
          <w:rPr>
            <w:noProof/>
            <w:webHidden/>
          </w:rPr>
          <w:t>5</w:t>
        </w:r>
        <w:r w:rsidR="0078564C">
          <w:rPr>
            <w:noProof/>
            <w:webHidden/>
          </w:rPr>
          <w:fldChar w:fldCharType="end"/>
        </w:r>
      </w:hyperlink>
    </w:p>
    <w:p w14:paraId="0CD148FA" w14:textId="48421EE0" w:rsidR="0078564C" w:rsidRDefault="002E17D2" w:rsidP="0078564C">
      <w:pPr>
        <w:pStyle w:val="TOC3"/>
        <w:tabs>
          <w:tab w:val="left" w:pos="1040"/>
          <w:tab w:val="right" w:leader="dot" w:pos="9062"/>
        </w:tabs>
        <w:spacing w:line="276" w:lineRule="auto"/>
        <w:rPr>
          <w:rFonts w:asciiTheme="minorHAnsi" w:eastAsiaTheme="minorEastAsia" w:hAnsiTheme="minorHAnsi" w:cstheme="minorBidi"/>
          <w:noProof/>
          <w:sz w:val="22"/>
          <w:szCs w:val="22"/>
        </w:rPr>
      </w:pPr>
      <w:hyperlink w:anchor="_Toc121066493" w:history="1">
        <w:r w:rsidR="0078564C" w:rsidRPr="00400398">
          <w:rPr>
            <w:rStyle w:val="Hyperlink"/>
            <w:noProof/>
          </w:rPr>
          <w:t>3.6.</w:t>
        </w:r>
        <w:r w:rsidR="0078564C">
          <w:rPr>
            <w:rFonts w:asciiTheme="minorHAnsi" w:eastAsiaTheme="minorEastAsia" w:hAnsiTheme="minorHAnsi" w:cstheme="minorBidi"/>
            <w:noProof/>
            <w:sz w:val="22"/>
            <w:szCs w:val="22"/>
          </w:rPr>
          <w:tab/>
        </w:r>
        <w:r w:rsidR="0078564C" w:rsidRPr="00400398">
          <w:rPr>
            <w:rStyle w:val="Hyperlink"/>
            <w:noProof/>
          </w:rPr>
          <w:t>Thuận tiện trong việc tổ chức, sắp xếp và tra cứu các nội dung đã được soạn thảo.</w:t>
        </w:r>
        <w:r w:rsidR="0078564C">
          <w:rPr>
            <w:noProof/>
            <w:webHidden/>
          </w:rPr>
          <w:tab/>
        </w:r>
        <w:r w:rsidR="0078564C">
          <w:rPr>
            <w:noProof/>
            <w:webHidden/>
          </w:rPr>
          <w:fldChar w:fldCharType="begin"/>
        </w:r>
        <w:r w:rsidR="0078564C">
          <w:rPr>
            <w:noProof/>
            <w:webHidden/>
          </w:rPr>
          <w:instrText xml:space="preserve"> PAGEREF _Toc121066493 \h </w:instrText>
        </w:r>
        <w:r w:rsidR="0078564C">
          <w:rPr>
            <w:noProof/>
            <w:webHidden/>
          </w:rPr>
        </w:r>
        <w:r w:rsidR="0078564C">
          <w:rPr>
            <w:noProof/>
            <w:webHidden/>
          </w:rPr>
          <w:fldChar w:fldCharType="separate"/>
        </w:r>
        <w:r w:rsidR="000C47D8">
          <w:rPr>
            <w:noProof/>
            <w:webHidden/>
          </w:rPr>
          <w:t>5</w:t>
        </w:r>
        <w:r w:rsidR="0078564C">
          <w:rPr>
            <w:noProof/>
            <w:webHidden/>
          </w:rPr>
          <w:fldChar w:fldCharType="end"/>
        </w:r>
      </w:hyperlink>
    </w:p>
    <w:p w14:paraId="53E94ABA" w14:textId="4AB2F5DF" w:rsidR="0078564C" w:rsidRDefault="002E17D2" w:rsidP="0078564C">
      <w:pPr>
        <w:pStyle w:val="TOC3"/>
        <w:tabs>
          <w:tab w:val="left" w:pos="1040"/>
          <w:tab w:val="right" w:leader="dot" w:pos="9062"/>
        </w:tabs>
        <w:spacing w:line="276" w:lineRule="auto"/>
        <w:rPr>
          <w:rFonts w:asciiTheme="minorHAnsi" w:eastAsiaTheme="minorEastAsia" w:hAnsiTheme="minorHAnsi" w:cstheme="minorBidi"/>
          <w:noProof/>
          <w:sz w:val="22"/>
          <w:szCs w:val="22"/>
        </w:rPr>
      </w:pPr>
      <w:hyperlink w:anchor="_Toc121066494" w:history="1">
        <w:r w:rsidR="0078564C" w:rsidRPr="00400398">
          <w:rPr>
            <w:rStyle w:val="Hyperlink"/>
            <w:noProof/>
          </w:rPr>
          <w:t>3.7.</w:t>
        </w:r>
        <w:r w:rsidR="0078564C">
          <w:rPr>
            <w:rFonts w:asciiTheme="minorHAnsi" w:eastAsiaTheme="minorEastAsia" w:hAnsiTheme="minorHAnsi" w:cstheme="minorBidi"/>
            <w:noProof/>
            <w:sz w:val="22"/>
            <w:szCs w:val="22"/>
          </w:rPr>
          <w:tab/>
        </w:r>
        <w:r w:rsidR="0078564C" w:rsidRPr="00400398">
          <w:rPr>
            <w:rStyle w:val="Hyperlink"/>
            <w:noProof/>
          </w:rPr>
          <w:t>Tiết kiệm chi phí.</w:t>
        </w:r>
        <w:r w:rsidR="0078564C">
          <w:rPr>
            <w:noProof/>
            <w:webHidden/>
          </w:rPr>
          <w:tab/>
        </w:r>
        <w:r w:rsidR="0078564C">
          <w:rPr>
            <w:noProof/>
            <w:webHidden/>
          </w:rPr>
          <w:fldChar w:fldCharType="begin"/>
        </w:r>
        <w:r w:rsidR="0078564C">
          <w:rPr>
            <w:noProof/>
            <w:webHidden/>
          </w:rPr>
          <w:instrText xml:space="preserve"> PAGEREF _Toc121066494 \h </w:instrText>
        </w:r>
        <w:r w:rsidR="0078564C">
          <w:rPr>
            <w:noProof/>
            <w:webHidden/>
          </w:rPr>
        </w:r>
        <w:r w:rsidR="0078564C">
          <w:rPr>
            <w:noProof/>
            <w:webHidden/>
          </w:rPr>
          <w:fldChar w:fldCharType="separate"/>
        </w:r>
        <w:r w:rsidR="000C47D8">
          <w:rPr>
            <w:noProof/>
            <w:webHidden/>
          </w:rPr>
          <w:t>5</w:t>
        </w:r>
        <w:r w:rsidR="0078564C">
          <w:rPr>
            <w:noProof/>
            <w:webHidden/>
          </w:rPr>
          <w:fldChar w:fldCharType="end"/>
        </w:r>
      </w:hyperlink>
    </w:p>
    <w:p w14:paraId="37E4AC58" w14:textId="6918B222" w:rsidR="0078564C" w:rsidRDefault="002E17D2" w:rsidP="0078564C">
      <w:pPr>
        <w:pStyle w:val="TOC1"/>
        <w:tabs>
          <w:tab w:val="right" w:leader="dot" w:pos="9062"/>
        </w:tabs>
        <w:spacing w:line="276" w:lineRule="auto"/>
        <w:rPr>
          <w:rFonts w:asciiTheme="minorHAnsi" w:eastAsiaTheme="minorEastAsia" w:hAnsiTheme="minorHAnsi" w:cstheme="minorBidi"/>
          <w:b w:val="0"/>
          <w:bCs w:val="0"/>
          <w:caps w:val="0"/>
          <w:noProof/>
          <w:sz w:val="22"/>
          <w:szCs w:val="22"/>
        </w:rPr>
      </w:pPr>
      <w:hyperlink w:anchor="_Toc121066495" w:history="1">
        <w:r w:rsidR="0078564C" w:rsidRPr="00400398">
          <w:rPr>
            <w:rStyle w:val="Hyperlink"/>
            <w:noProof/>
          </w:rPr>
          <w:t>Chương 2. PHÂN TÍCH VÀ THIẾT KẾ HỆ THỐNG</w:t>
        </w:r>
        <w:r w:rsidR="0078564C">
          <w:rPr>
            <w:noProof/>
            <w:webHidden/>
          </w:rPr>
          <w:tab/>
        </w:r>
        <w:r w:rsidR="0078564C">
          <w:rPr>
            <w:noProof/>
            <w:webHidden/>
          </w:rPr>
          <w:fldChar w:fldCharType="begin"/>
        </w:r>
        <w:r w:rsidR="0078564C">
          <w:rPr>
            <w:noProof/>
            <w:webHidden/>
          </w:rPr>
          <w:instrText xml:space="preserve"> PAGEREF _Toc121066495 \h </w:instrText>
        </w:r>
        <w:r w:rsidR="0078564C">
          <w:rPr>
            <w:noProof/>
            <w:webHidden/>
          </w:rPr>
        </w:r>
        <w:r w:rsidR="0078564C">
          <w:rPr>
            <w:noProof/>
            <w:webHidden/>
          </w:rPr>
          <w:fldChar w:fldCharType="separate"/>
        </w:r>
        <w:r w:rsidR="000C47D8">
          <w:rPr>
            <w:noProof/>
            <w:webHidden/>
          </w:rPr>
          <w:t>6</w:t>
        </w:r>
        <w:r w:rsidR="0078564C">
          <w:rPr>
            <w:noProof/>
            <w:webHidden/>
          </w:rPr>
          <w:fldChar w:fldCharType="end"/>
        </w:r>
      </w:hyperlink>
    </w:p>
    <w:p w14:paraId="5AB47F96" w14:textId="2B63922B" w:rsidR="0078564C" w:rsidRDefault="002E17D2" w:rsidP="0078564C">
      <w:pPr>
        <w:pStyle w:val="TOC2"/>
        <w:tabs>
          <w:tab w:val="left" w:pos="522"/>
          <w:tab w:val="right" w:leader="dot" w:pos="9062"/>
        </w:tabs>
        <w:spacing w:line="276" w:lineRule="auto"/>
        <w:rPr>
          <w:rFonts w:asciiTheme="minorHAnsi" w:eastAsiaTheme="minorEastAsia" w:hAnsiTheme="minorHAnsi" w:cstheme="minorBidi"/>
          <w:b w:val="0"/>
          <w:bCs w:val="0"/>
          <w:noProof/>
          <w:sz w:val="22"/>
          <w:szCs w:val="22"/>
        </w:rPr>
      </w:pPr>
      <w:hyperlink w:anchor="_Toc121066496" w:history="1">
        <w:r w:rsidR="0078564C" w:rsidRPr="00400398">
          <w:rPr>
            <w:rStyle w:val="Hyperlink"/>
            <w:noProof/>
          </w:rPr>
          <w:t>1.</w:t>
        </w:r>
        <w:r w:rsidR="0078564C">
          <w:rPr>
            <w:rFonts w:asciiTheme="minorHAnsi" w:eastAsiaTheme="minorEastAsia" w:hAnsiTheme="minorHAnsi" w:cstheme="minorBidi"/>
            <w:b w:val="0"/>
            <w:bCs w:val="0"/>
            <w:noProof/>
            <w:sz w:val="22"/>
            <w:szCs w:val="22"/>
          </w:rPr>
          <w:tab/>
        </w:r>
        <w:r w:rsidR="0078564C" w:rsidRPr="00400398">
          <w:rPr>
            <w:rStyle w:val="Hyperlink"/>
            <w:noProof/>
          </w:rPr>
          <w:t>Đặc tả yêu cầu bài toán</w:t>
        </w:r>
        <w:r w:rsidR="0078564C">
          <w:rPr>
            <w:noProof/>
            <w:webHidden/>
          </w:rPr>
          <w:tab/>
        </w:r>
        <w:r w:rsidR="0078564C">
          <w:rPr>
            <w:noProof/>
            <w:webHidden/>
          </w:rPr>
          <w:fldChar w:fldCharType="begin"/>
        </w:r>
        <w:r w:rsidR="0078564C">
          <w:rPr>
            <w:noProof/>
            <w:webHidden/>
          </w:rPr>
          <w:instrText xml:space="preserve"> PAGEREF _Toc121066496 \h </w:instrText>
        </w:r>
        <w:r w:rsidR="0078564C">
          <w:rPr>
            <w:noProof/>
            <w:webHidden/>
          </w:rPr>
        </w:r>
        <w:r w:rsidR="0078564C">
          <w:rPr>
            <w:noProof/>
            <w:webHidden/>
          </w:rPr>
          <w:fldChar w:fldCharType="separate"/>
        </w:r>
        <w:r w:rsidR="000C47D8">
          <w:rPr>
            <w:noProof/>
            <w:webHidden/>
          </w:rPr>
          <w:t>6</w:t>
        </w:r>
        <w:r w:rsidR="0078564C">
          <w:rPr>
            <w:noProof/>
            <w:webHidden/>
          </w:rPr>
          <w:fldChar w:fldCharType="end"/>
        </w:r>
      </w:hyperlink>
    </w:p>
    <w:p w14:paraId="598F929B" w14:textId="4E4BF7C8" w:rsidR="0078564C" w:rsidRDefault="002E17D2" w:rsidP="0078564C">
      <w:pPr>
        <w:pStyle w:val="TOC3"/>
        <w:tabs>
          <w:tab w:val="left" w:pos="1040"/>
          <w:tab w:val="right" w:leader="dot" w:pos="9062"/>
        </w:tabs>
        <w:spacing w:line="276" w:lineRule="auto"/>
        <w:rPr>
          <w:rFonts w:asciiTheme="minorHAnsi" w:eastAsiaTheme="minorEastAsia" w:hAnsiTheme="minorHAnsi" w:cstheme="minorBidi"/>
          <w:noProof/>
          <w:sz w:val="22"/>
          <w:szCs w:val="22"/>
        </w:rPr>
      </w:pPr>
      <w:hyperlink w:anchor="_Toc121066497" w:history="1">
        <w:r w:rsidR="0078564C" w:rsidRPr="00400398">
          <w:rPr>
            <w:rStyle w:val="Hyperlink"/>
            <w:noProof/>
          </w:rPr>
          <w:t>1.1.</w:t>
        </w:r>
        <w:r w:rsidR="0078564C">
          <w:rPr>
            <w:rFonts w:asciiTheme="minorHAnsi" w:eastAsiaTheme="minorEastAsia" w:hAnsiTheme="minorHAnsi" w:cstheme="minorBidi"/>
            <w:noProof/>
            <w:sz w:val="22"/>
            <w:szCs w:val="22"/>
          </w:rPr>
          <w:tab/>
        </w:r>
        <w:r w:rsidR="0078564C" w:rsidRPr="00400398">
          <w:rPr>
            <w:rStyle w:val="Hyperlink"/>
            <w:noProof/>
          </w:rPr>
          <w:t>Yêu cầu chức năng</w:t>
        </w:r>
        <w:r w:rsidR="0078564C">
          <w:rPr>
            <w:noProof/>
            <w:webHidden/>
          </w:rPr>
          <w:tab/>
        </w:r>
        <w:r w:rsidR="0078564C">
          <w:rPr>
            <w:noProof/>
            <w:webHidden/>
          </w:rPr>
          <w:fldChar w:fldCharType="begin"/>
        </w:r>
        <w:r w:rsidR="0078564C">
          <w:rPr>
            <w:noProof/>
            <w:webHidden/>
          </w:rPr>
          <w:instrText xml:space="preserve"> PAGEREF _Toc121066497 \h </w:instrText>
        </w:r>
        <w:r w:rsidR="0078564C">
          <w:rPr>
            <w:noProof/>
            <w:webHidden/>
          </w:rPr>
        </w:r>
        <w:r w:rsidR="0078564C">
          <w:rPr>
            <w:noProof/>
            <w:webHidden/>
          </w:rPr>
          <w:fldChar w:fldCharType="separate"/>
        </w:r>
        <w:r w:rsidR="000C47D8">
          <w:rPr>
            <w:noProof/>
            <w:webHidden/>
          </w:rPr>
          <w:t>6</w:t>
        </w:r>
        <w:r w:rsidR="0078564C">
          <w:rPr>
            <w:noProof/>
            <w:webHidden/>
          </w:rPr>
          <w:fldChar w:fldCharType="end"/>
        </w:r>
      </w:hyperlink>
    </w:p>
    <w:p w14:paraId="73F81A79" w14:textId="2F863408" w:rsidR="0078564C" w:rsidRDefault="002E17D2" w:rsidP="0078564C">
      <w:pPr>
        <w:pStyle w:val="TOC3"/>
        <w:tabs>
          <w:tab w:val="left" w:pos="1040"/>
          <w:tab w:val="right" w:leader="dot" w:pos="9062"/>
        </w:tabs>
        <w:spacing w:line="276" w:lineRule="auto"/>
        <w:rPr>
          <w:rFonts w:asciiTheme="minorHAnsi" w:eastAsiaTheme="minorEastAsia" w:hAnsiTheme="minorHAnsi" w:cstheme="minorBidi"/>
          <w:noProof/>
          <w:sz w:val="22"/>
          <w:szCs w:val="22"/>
        </w:rPr>
      </w:pPr>
      <w:hyperlink w:anchor="_Toc121066498" w:history="1">
        <w:r w:rsidR="0078564C" w:rsidRPr="00400398">
          <w:rPr>
            <w:rStyle w:val="Hyperlink"/>
            <w:noProof/>
          </w:rPr>
          <w:t>1.2.</w:t>
        </w:r>
        <w:r w:rsidR="0078564C">
          <w:rPr>
            <w:rFonts w:asciiTheme="minorHAnsi" w:eastAsiaTheme="minorEastAsia" w:hAnsiTheme="minorHAnsi" w:cstheme="minorBidi"/>
            <w:noProof/>
            <w:sz w:val="22"/>
            <w:szCs w:val="22"/>
          </w:rPr>
          <w:tab/>
        </w:r>
        <w:r w:rsidR="0078564C" w:rsidRPr="00400398">
          <w:rPr>
            <w:rStyle w:val="Hyperlink"/>
            <w:noProof/>
          </w:rPr>
          <w:t>Yêu cầu phi chức năng</w:t>
        </w:r>
        <w:r w:rsidR="0078564C">
          <w:rPr>
            <w:noProof/>
            <w:webHidden/>
          </w:rPr>
          <w:tab/>
        </w:r>
        <w:r w:rsidR="0078564C">
          <w:rPr>
            <w:noProof/>
            <w:webHidden/>
          </w:rPr>
          <w:fldChar w:fldCharType="begin"/>
        </w:r>
        <w:r w:rsidR="0078564C">
          <w:rPr>
            <w:noProof/>
            <w:webHidden/>
          </w:rPr>
          <w:instrText xml:space="preserve"> PAGEREF _Toc121066498 \h </w:instrText>
        </w:r>
        <w:r w:rsidR="0078564C">
          <w:rPr>
            <w:noProof/>
            <w:webHidden/>
          </w:rPr>
        </w:r>
        <w:r w:rsidR="0078564C">
          <w:rPr>
            <w:noProof/>
            <w:webHidden/>
          </w:rPr>
          <w:fldChar w:fldCharType="separate"/>
        </w:r>
        <w:r w:rsidR="000C47D8">
          <w:rPr>
            <w:noProof/>
            <w:webHidden/>
          </w:rPr>
          <w:t>6</w:t>
        </w:r>
        <w:r w:rsidR="0078564C">
          <w:rPr>
            <w:noProof/>
            <w:webHidden/>
          </w:rPr>
          <w:fldChar w:fldCharType="end"/>
        </w:r>
      </w:hyperlink>
    </w:p>
    <w:p w14:paraId="101C8FD1" w14:textId="327BC757" w:rsidR="0078564C" w:rsidRDefault="002E17D2" w:rsidP="0078564C">
      <w:pPr>
        <w:pStyle w:val="TOC2"/>
        <w:tabs>
          <w:tab w:val="left" w:pos="522"/>
          <w:tab w:val="right" w:leader="dot" w:pos="9062"/>
        </w:tabs>
        <w:spacing w:line="276" w:lineRule="auto"/>
        <w:rPr>
          <w:rFonts w:asciiTheme="minorHAnsi" w:eastAsiaTheme="minorEastAsia" w:hAnsiTheme="minorHAnsi" w:cstheme="minorBidi"/>
          <w:b w:val="0"/>
          <w:bCs w:val="0"/>
          <w:noProof/>
          <w:sz w:val="22"/>
          <w:szCs w:val="22"/>
        </w:rPr>
      </w:pPr>
      <w:hyperlink w:anchor="_Toc121066499" w:history="1">
        <w:r w:rsidR="0078564C" w:rsidRPr="00400398">
          <w:rPr>
            <w:rStyle w:val="Hyperlink"/>
            <w:noProof/>
          </w:rPr>
          <w:t>2.</w:t>
        </w:r>
        <w:r w:rsidR="0078564C">
          <w:rPr>
            <w:rFonts w:asciiTheme="minorHAnsi" w:eastAsiaTheme="minorEastAsia" w:hAnsiTheme="minorHAnsi" w:cstheme="minorBidi"/>
            <w:b w:val="0"/>
            <w:bCs w:val="0"/>
            <w:noProof/>
            <w:sz w:val="22"/>
            <w:szCs w:val="22"/>
          </w:rPr>
          <w:tab/>
        </w:r>
        <w:r w:rsidR="0078564C" w:rsidRPr="00400398">
          <w:rPr>
            <w:rStyle w:val="Hyperlink"/>
            <w:noProof/>
          </w:rPr>
          <w:t>Biểu đồ Usecase</w:t>
        </w:r>
        <w:r w:rsidR="0078564C">
          <w:rPr>
            <w:noProof/>
            <w:webHidden/>
          </w:rPr>
          <w:tab/>
        </w:r>
        <w:r w:rsidR="0078564C">
          <w:rPr>
            <w:noProof/>
            <w:webHidden/>
          </w:rPr>
          <w:fldChar w:fldCharType="begin"/>
        </w:r>
        <w:r w:rsidR="0078564C">
          <w:rPr>
            <w:noProof/>
            <w:webHidden/>
          </w:rPr>
          <w:instrText xml:space="preserve"> PAGEREF _Toc121066499 \h </w:instrText>
        </w:r>
        <w:r w:rsidR="0078564C">
          <w:rPr>
            <w:noProof/>
            <w:webHidden/>
          </w:rPr>
        </w:r>
        <w:r w:rsidR="0078564C">
          <w:rPr>
            <w:noProof/>
            <w:webHidden/>
          </w:rPr>
          <w:fldChar w:fldCharType="separate"/>
        </w:r>
        <w:r w:rsidR="000C47D8">
          <w:rPr>
            <w:noProof/>
            <w:webHidden/>
          </w:rPr>
          <w:t>7</w:t>
        </w:r>
        <w:r w:rsidR="0078564C">
          <w:rPr>
            <w:noProof/>
            <w:webHidden/>
          </w:rPr>
          <w:fldChar w:fldCharType="end"/>
        </w:r>
      </w:hyperlink>
    </w:p>
    <w:p w14:paraId="32C60225" w14:textId="48156B50" w:rsidR="0078564C" w:rsidRDefault="002E17D2" w:rsidP="0078564C">
      <w:pPr>
        <w:pStyle w:val="TOC3"/>
        <w:tabs>
          <w:tab w:val="left" w:pos="1040"/>
          <w:tab w:val="right" w:leader="dot" w:pos="9062"/>
        </w:tabs>
        <w:spacing w:line="276" w:lineRule="auto"/>
        <w:rPr>
          <w:rFonts w:asciiTheme="minorHAnsi" w:eastAsiaTheme="minorEastAsia" w:hAnsiTheme="minorHAnsi" w:cstheme="minorBidi"/>
          <w:noProof/>
          <w:sz w:val="22"/>
          <w:szCs w:val="22"/>
        </w:rPr>
      </w:pPr>
      <w:hyperlink w:anchor="_Toc121066500" w:history="1">
        <w:r w:rsidR="0078564C" w:rsidRPr="00400398">
          <w:rPr>
            <w:rStyle w:val="Hyperlink"/>
            <w:noProof/>
          </w:rPr>
          <w:t>2.1.</w:t>
        </w:r>
        <w:r w:rsidR="0078564C">
          <w:rPr>
            <w:rFonts w:asciiTheme="minorHAnsi" w:eastAsiaTheme="minorEastAsia" w:hAnsiTheme="minorHAnsi" w:cstheme="minorBidi"/>
            <w:noProof/>
            <w:sz w:val="22"/>
            <w:szCs w:val="22"/>
          </w:rPr>
          <w:tab/>
        </w:r>
        <w:r w:rsidR="0078564C" w:rsidRPr="00400398">
          <w:rPr>
            <w:rStyle w:val="Hyperlink"/>
            <w:noProof/>
          </w:rPr>
          <w:t>Biểu đồ usecase tổng quát</w:t>
        </w:r>
        <w:r w:rsidR="0078564C">
          <w:rPr>
            <w:noProof/>
            <w:webHidden/>
          </w:rPr>
          <w:tab/>
        </w:r>
        <w:r w:rsidR="0078564C">
          <w:rPr>
            <w:noProof/>
            <w:webHidden/>
          </w:rPr>
          <w:fldChar w:fldCharType="begin"/>
        </w:r>
        <w:r w:rsidR="0078564C">
          <w:rPr>
            <w:noProof/>
            <w:webHidden/>
          </w:rPr>
          <w:instrText xml:space="preserve"> PAGEREF _Toc121066500 \h </w:instrText>
        </w:r>
        <w:r w:rsidR="0078564C">
          <w:rPr>
            <w:noProof/>
            <w:webHidden/>
          </w:rPr>
        </w:r>
        <w:r w:rsidR="0078564C">
          <w:rPr>
            <w:noProof/>
            <w:webHidden/>
          </w:rPr>
          <w:fldChar w:fldCharType="separate"/>
        </w:r>
        <w:r w:rsidR="000C47D8">
          <w:rPr>
            <w:noProof/>
            <w:webHidden/>
          </w:rPr>
          <w:t>7</w:t>
        </w:r>
        <w:r w:rsidR="0078564C">
          <w:rPr>
            <w:noProof/>
            <w:webHidden/>
          </w:rPr>
          <w:fldChar w:fldCharType="end"/>
        </w:r>
      </w:hyperlink>
    </w:p>
    <w:p w14:paraId="714D0846" w14:textId="5FA9BD85" w:rsidR="0078564C" w:rsidRDefault="002E17D2" w:rsidP="0078564C">
      <w:pPr>
        <w:pStyle w:val="TOC3"/>
        <w:tabs>
          <w:tab w:val="left" w:pos="1040"/>
          <w:tab w:val="right" w:leader="dot" w:pos="9062"/>
        </w:tabs>
        <w:spacing w:line="276" w:lineRule="auto"/>
        <w:rPr>
          <w:rFonts w:asciiTheme="minorHAnsi" w:eastAsiaTheme="minorEastAsia" w:hAnsiTheme="minorHAnsi" w:cstheme="minorBidi"/>
          <w:noProof/>
          <w:sz w:val="22"/>
          <w:szCs w:val="22"/>
        </w:rPr>
      </w:pPr>
      <w:hyperlink w:anchor="_Toc121066501" w:history="1">
        <w:r w:rsidR="0078564C" w:rsidRPr="00400398">
          <w:rPr>
            <w:rStyle w:val="Hyperlink"/>
            <w:noProof/>
          </w:rPr>
          <w:t>2.2.</w:t>
        </w:r>
        <w:r w:rsidR="0078564C">
          <w:rPr>
            <w:rFonts w:asciiTheme="minorHAnsi" w:eastAsiaTheme="minorEastAsia" w:hAnsiTheme="minorHAnsi" w:cstheme="minorBidi"/>
            <w:noProof/>
            <w:sz w:val="22"/>
            <w:szCs w:val="22"/>
          </w:rPr>
          <w:tab/>
        </w:r>
        <w:r w:rsidR="0078564C" w:rsidRPr="00400398">
          <w:rPr>
            <w:rStyle w:val="Hyperlink"/>
            <w:noProof/>
          </w:rPr>
          <w:t>Đặc tả các ca sử dụng</w:t>
        </w:r>
        <w:r w:rsidR="0078564C">
          <w:rPr>
            <w:noProof/>
            <w:webHidden/>
          </w:rPr>
          <w:tab/>
        </w:r>
        <w:r w:rsidR="0078564C">
          <w:rPr>
            <w:noProof/>
            <w:webHidden/>
          </w:rPr>
          <w:fldChar w:fldCharType="begin"/>
        </w:r>
        <w:r w:rsidR="0078564C">
          <w:rPr>
            <w:noProof/>
            <w:webHidden/>
          </w:rPr>
          <w:instrText xml:space="preserve"> PAGEREF _Toc121066501 \h </w:instrText>
        </w:r>
        <w:r w:rsidR="0078564C">
          <w:rPr>
            <w:noProof/>
            <w:webHidden/>
          </w:rPr>
        </w:r>
        <w:r w:rsidR="0078564C">
          <w:rPr>
            <w:noProof/>
            <w:webHidden/>
          </w:rPr>
          <w:fldChar w:fldCharType="separate"/>
        </w:r>
        <w:r w:rsidR="000C47D8">
          <w:rPr>
            <w:noProof/>
            <w:webHidden/>
          </w:rPr>
          <w:t>7</w:t>
        </w:r>
        <w:r w:rsidR="0078564C">
          <w:rPr>
            <w:noProof/>
            <w:webHidden/>
          </w:rPr>
          <w:fldChar w:fldCharType="end"/>
        </w:r>
      </w:hyperlink>
    </w:p>
    <w:p w14:paraId="33436688" w14:textId="47B2AC94" w:rsidR="0078564C" w:rsidRDefault="002E17D2" w:rsidP="0078564C">
      <w:pPr>
        <w:pStyle w:val="TOC4"/>
        <w:tabs>
          <w:tab w:val="left" w:pos="1560"/>
          <w:tab w:val="right" w:leader="dot" w:pos="9062"/>
        </w:tabs>
        <w:spacing w:line="276" w:lineRule="auto"/>
        <w:rPr>
          <w:rFonts w:asciiTheme="minorHAnsi" w:eastAsiaTheme="minorEastAsia" w:hAnsiTheme="minorHAnsi" w:cstheme="minorBidi"/>
          <w:noProof/>
          <w:sz w:val="22"/>
          <w:szCs w:val="22"/>
        </w:rPr>
      </w:pPr>
      <w:hyperlink w:anchor="_Toc121066502" w:history="1">
        <w:r w:rsidR="0078564C" w:rsidRPr="00400398">
          <w:rPr>
            <w:rStyle w:val="Hyperlink"/>
            <w:noProof/>
          </w:rPr>
          <w:t>2.2.1.</w:t>
        </w:r>
        <w:r w:rsidR="0078564C">
          <w:rPr>
            <w:rFonts w:asciiTheme="minorHAnsi" w:eastAsiaTheme="minorEastAsia" w:hAnsiTheme="minorHAnsi" w:cstheme="minorBidi"/>
            <w:noProof/>
            <w:sz w:val="22"/>
            <w:szCs w:val="22"/>
          </w:rPr>
          <w:tab/>
        </w:r>
        <w:r w:rsidR="0078564C" w:rsidRPr="00400398">
          <w:rPr>
            <w:rStyle w:val="Hyperlink"/>
            <w:noProof/>
          </w:rPr>
          <w:t>Ca sử dụng đăng nhập</w:t>
        </w:r>
        <w:r w:rsidR="0078564C">
          <w:rPr>
            <w:noProof/>
            <w:webHidden/>
          </w:rPr>
          <w:tab/>
        </w:r>
        <w:r w:rsidR="0078564C">
          <w:rPr>
            <w:noProof/>
            <w:webHidden/>
          </w:rPr>
          <w:fldChar w:fldCharType="begin"/>
        </w:r>
        <w:r w:rsidR="0078564C">
          <w:rPr>
            <w:noProof/>
            <w:webHidden/>
          </w:rPr>
          <w:instrText xml:space="preserve"> PAGEREF _Toc121066502 \h </w:instrText>
        </w:r>
        <w:r w:rsidR="0078564C">
          <w:rPr>
            <w:noProof/>
            <w:webHidden/>
          </w:rPr>
        </w:r>
        <w:r w:rsidR="0078564C">
          <w:rPr>
            <w:noProof/>
            <w:webHidden/>
          </w:rPr>
          <w:fldChar w:fldCharType="separate"/>
        </w:r>
        <w:r w:rsidR="000C47D8">
          <w:rPr>
            <w:noProof/>
            <w:webHidden/>
          </w:rPr>
          <w:t>7</w:t>
        </w:r>
        <w:r w:rsidR="0078564C">
          <w:rPr>
            <w:noProof/>
            <w:webHidden/>
          </w:rPr>
          <w:fldChar w:fldCharType="end"/>
        </w:r>
      </w:hyperlink>
    </w:p>
    <w:p w14:paraId="3BC1480C" w14:textId="2FDC7D9F" w:rsidR="0078564C" w:rsidRDefault="002E17D2" w:rsidP="0078564C">
      <w:pPr>
        <w:pStyle w:val="TOC4"/>
        <w:tabs>
          <w:tab w:val="left" w:pos="1560"/>
          <w:tab w:val="right" w:leader="dot" w:pos="9062"/>
        </w:tabs>
        <w:spacing w:line="276" w:lineRule="auto"/>
        <w:rPr>
          <w:rFonts w:asciiTheme="minorHAnsi" w:eastAsiaTheme="minorEastAsia" w:hAnsiTheme="minorHAnsi" w:cstheme="minorBidi"/>
          <w:noProof/>
          <w:sz w:val="22"/>
          <w:szCs w:val="22"/>
        </w:rPr>
      </w:pPr>
      <w:hyperlink w:anchor="_Toc121066503" w:history="1">
        <w:r w:rsidR="0078564C" w:rsidRPr="00400398">
          <w:rPr>
            <w:rStyle w:val="Hyperlink"/>
            <w:noProof/>
          </w:rPr>
          <w:t>2.2.2.</w:t>
        </w:r>
        <w:r w:rsidR="0078564C">
          <w:rPr>
            <w:rFonts w:asciiTheme="minorHAnsi" w:eastAsiaTheme="minorEastAsia" w:hAnsiTheme="minorHAnsi" w:cstheme="minorBidi"/>
            <w:noProof/>
            <w:sz w:val="22"/>
            <w:szCs w:val="22"/>
          </w:rPr>
          <w:tab/>
        </w:r>
        <w:r w:rsidR="0078564C" w:rsidRPr="00400398">
          <w:rPr>
            <w:rStyle w:val="Hyperlink"/>
            <w:noProof/>
          </w:rPr>
          <w:t>Ca sử dụng đăng ký</w:t>
        </w:r>
        <w:r w:rsidR="0078564C">
          <w:rPr>
            <w:noProof/>
            <w:webHidden/>
          </w:rPr>
          <w:tab/>
        </w:r>
        <w:r w:rsidR="0078564C">
          <w:rPr>
            <w:noProof/>
            <w:webHidden/>
          </w:rPr>
          <w:fldChar w:fldCharType="begin"/>
        </w:r>
        <w:r w:rsidR="0078564C">
          <w:rPr>
            <w:noProof/>
            <w:webHidden/>
          </w:rPr>
          <w:instrText xml:space="preserve"> PAGEREF _Toc121066503 \h </w:instrText>
        </w:r>
        <w:r w:rsidR="0078564C">
          <w:rPr>
            <w:noProof/>
            <w:webHidden/>
          </w:rPr>
        </w:r>
        <w:r w:rsidR="0078564C">
          <w:rPr>
            <w:noProof/>
            <w:webHidden/>
          </w:rPr>
          <w:fldChar w:fldCharType="separate"/>
        </w:r>
        <w:r w:rsidR="000C47D8">
          <w:rPr>
            <w:noProof/>
            <w:webHidden/>
          </w:rPr>
          <w:t>8</w:t>
        </w:r>
        <w:r w:rsidR="0078564C">
          <w:rPr>
            <w:noProof/>
            <w:webHidden/>
          </w:rPr>
          <w:fldChar w:fldCharType="end"/>
        </w:r>
      </w:hyperlink>
    </w:p>
    <w:p w14:paraId="00F5C9A2" w14:textId="09385BDC" w:rsidR="0078564C" w:rsidRDefault="002E17D2" w:rsidP="0078564C">
      <w:pPr>
        <w:pStyle w:val="TOC4"/>
        <w:tabs>
          <w:tab w:val="left" w:pos="1560"/>
          <w:tab w:val="right" w:leader="dot" w:pos="9062"/>
        </w:tabs>
        <w:spacing w:line="276" w:lineRule="auto"/>
        <w:rPr>
          <w:rFonts w:asciiTheme="minorHAnsi" w:eastAsiaTheme="minorEastAsia" w:hAnsiTheme="minorHAnsi" w:cstheme="minorBidi"/>
          <w:noProof/>
          <w:sz w:val="22"/>
          <w:szCs w:val="22"/>
        </w:rPr>
      </w:pPr>
      <w:hyperlink w:anchor="_Toc121066504" w:history="1">
        <w:r w:rsidR="0078564C" w:rsidRPr="00400398">
          <w:rPr>
            <w:rStyle w:val="Hyperlink"/>
            <w:noProof/>
          </w:rPr>
          <w:t>2.2.3.</w:t>
        </w:r>
        <w:r w:rsidR="0078564C">
          <w:rPr>
            <w:rFonts w:asciiTheme="minorHAnsi" w:eastAsiaTheme="minorEastAsia" w:hAnsiTheme="minorHAnsi" w:cstheme="minorBidi"/>
            <w:noProof/>
            <w:sz w:val="22"/>
            <w:szCs w:val="22"/>
          </w:rPr>
          <w:tab/>
        </w:r>
        <w:r w:rsidR="0078564C" w:rsidRPr="00400398">
          <w:rPr>
            <w:rStyle w:val="Hyperlink"/>
            <w:noProof/>
          </w:rPr>
          <w:t>Ca sử dụng quản lý tập ghi chú</w:t>
        </w:r>
        <w:r w:rsidR="0078564C">
          <w:rPr>
            <w:noProof/>
            <w:webHidden/>
          </w:rPr>
          <w:tab/>
        </w:r>
        <w:r w:rsidR="0078564C">
          <w:rPr>
            <w:noProof/>
            <w:webHidden/>
          </w:rPr>
          <w:fldChar w:fldCharType="begin"/>
        </w:r>
        <w:r w:rsidR="0078564C">
          <w:rPr>
            <w:noProof/>
            <w:webHidden/>
          </w:rPr>
          <w:instrText xml:space="preserve"> PAGEREF _Toc121066504 \h </w:instrText>
        </w:r>
        <w:r w:rsidR="0078564C">
          <w:rPr>
            <w:noProof/>
            <w:webHidden/>
          </w:rPr>
        </w:r>
        <w:r w:rsidR="0078564C">
          <w:rPr>
            <w:noProof/>
            <w:webHidden/>
          </w:rPr>
          <w:fldChar w:fldCharType="separate"/>
        </w:r>
        <w:r w:rsidR="000C47D8">
          <w:rPr>
            <w:noProof/>
            <w:webHidden/>
          </w:rPr>
          <w:t>8</w:t>
        </w:r>
        <w:r w:rsidR="0078564C">
          <w:rPr>
            <w:noProof/>
            <w:webHidden/>
          </w:rPr>
          <w:fldChar w:fldCharType="end"/>
        </w:r>
      </w:hyperlink>
    </w:p>
    <w:p w14:paraId="7044F416" w14:textId="02A2C8C7" w:rsidR="0078564C" w:rsidRDefault="002E17D2" w:rsidP="0078564C">
      <w:pPr>
        <w:pStyle w:val="TOC4"/>
        <w:tabs>
          <w:tab w:val="left" w:pos="1560"/>
          <w:tab w:val="right" w:leader="dot" w:pos="9062"/>
        </w:tabs>
        <w:spacing w:line="276" w:lineRule="auto"/>
        <w:rPr>
          <w:rFonts w:asciiTheme="minorHAnsi" w:eastAsiaTheme="minorEastAsia" w:hAnsiTheme="minorHAnsi" w:cstheme="minorBidi"/>
          <w:noProof/>
          <w:sz w:val="22"/>
          <w:szCs w:val="22"/>
        </w:rPr>
      </w:pPr>
      <w:hyperlink w:anchor="_Toc121066505" w:history="1">
        <w:r w:rsidR="0078564C" w:rsidRPr="00400398">
          <w:rPr>
            <w:rStyle w:val="Hyperlink"/>
            <w:noProof/>
          </w:rPr>
          <w:t>2.2.4.</w:t>
        </w:r>
        <w:r w:rsidR="0078564C">
          <w:rPr>
            <w:rFonts w:asciiTheme="minorHAnsi" w:eastAsiaTheme="minorEastAsia" w:hAnsiTheme="minorHAnsi" w:cstheme="minorBidi"/>
            <w:noProof/>
            <w:sz w:val="22"/>
            <w:szCs w:val="22"/>
          </w:rPr>
          <w:tab/>
        </w:r>
        <w:r w:rsidR="0078564C" w:rsidRPr="00400398">
          <w:rPr>
            <w:rStyle w:val="Hyperlink"/>
            <w:noProof/>
          </w:rPr>
          <w:t>Ca sử dụng quản lý ghi chú</w:t>
        </w:r>
        <w:r w:rsidR="0078564C">
          <w:rPr>
            <w:noProof/>
            <w:webHidden/>
          </w:rPr>
          <w:tab/>
        </w:r>
        <w:r w:rsidR="0078564C">
          <w:rPr>
            <w:noProof/>
            <w:webHidden/>
          </w:rPr>
          <w:fldChar w:fldCharType="begin"/>
        </w:r>
        <w:r w:rsidR="0078564C">
          <w:rPr>
            <w:noProof/>
            <w:webHidden/>
          </w:rPr>
          <w:instrText xml:space="preserve"> PAGEREF _Toc121066505 \h </w:instrText>
        </w:r>
        <w:r w:rsidR="0078564C">
          <w:rPr>
            <w:noProof/>
            <w:webHidden/>
          </w:rPr>
        </w:r>
        <w:r w:rsidR="0078564C">
          <w:rPr>
            <w:noProof/>
            <w:webHidden/>
          </w:rPr>
          <w:fldChar w:fldCharType="separate"/>
        </w:r>
        <w:r w:rsidR="000C47D8">
          <w:rPr>
            <w:noProof/>
            <w:webHidden/>
          </w:rPr>
          <w:t>9</w:t>
        </w:r>
        <w:r w:rsidR="0078564C">
          <w:rPr>
            <w:noProof/>
            <w:webHidden/>
          </w:rPr>
          <w:fldChar w:fldCharType="end"/>
        </w:r>
      </w:hyperlink>
    </w:p>
    <w:p w14:paraId="2054DE97" w14:textId="4189A7F7" w:rsidR="0078564C" w:rsidRDefault="002E17D2" w:rsidP="0078564C">
      <w:pPr>
        <w:pStyle w:val="TOC4"/>
        <w:tabs>
          <w:tab w:val="left" w:pos="1560"/>
          <w:tab w:val="right" w:leader="dot" w:pos="9062"/>
        </w:tabs>
        <w:spacing w:line="276" w:lineRule="auto"/>
        <w:rPr>
          <w:rFonts w:asciiTheme="minorHAnsi" w:eastAsiaTheme="minorEastAsia" w:hAnsiTheme="minorHAnsi" w:cstheme="minorBidi"/>
          <w:noProof/>
          <w:sz w:val="22"/>
          <w:szCs w:val="22"/>
        </w:rPr>
      </w:pPr>
      <w:hyperlink w:anchor="_Toc121066506" w:history="1">
        <w:r w:rsidR="0078564C" w:rsidRPr="00400398">
          <w:rPr>
            <w:rStyle w:val="Hyperlink"/>
            <w:noProof/>
          </w:rPr>
          <w:t>2.2.5.</w:t>
        </w:r>
        <w:r w:rsidR="0078564C">
          <w:rPr>
            <w:rFonts w:asciiTheme="minorHAnsi" w:eastAsiaTheme="minorEastAsia" w:hAnsiTheme="minorHAnsi" w:cstheme="minorBidi"/>
            <w:noProof/>
            <w:sz w:val="22"/>
            <w:szCs w:val="22"/>
          </w:rPr>
          <w:tab/>
        </w:r>
        <w:r w:rsidR="0078564C" w:rsidRPr="00400398">
          <w:rPr>
            <w:rStyle w:val="Hyperlink"/>
            <w:noProof/>
          </w:rPr>
          <w:t>Ca sử dụng tìm kiếm</w:t>
        </w:r>
        <w:r w:rsidR="0078564C">
          <w:rPr>
            <w:noProof/>
            <w:webHidden/>
          </w:rPr>
          <w:tab/>
        </w:r>
        <w:r w:rsidR="0078564C">
          <w:rPr>
            <w:noProof/>
            <w:webHidden/>
          </w:rPr>
          <w:fldChar w:fldCharType="begin"/>
        </w:r>
        <w:r w:rsidR="0078564C">
          <w:rPr>
            <w:noProof/>
            <w:webHidden/>
          </w:rPr>
          <w:instrText xml:space="preserve"> PAGEREF _Toc121066506 \h </w:instrText>
        </w:r>
        <w:r w:rsidR="0078564C">
          <w:rPr>
            <w:noProof/>
            <w:webHidden/>
          </w:rPr>
        </w:r>
        <w:r w:rsidR="0078564C">
          <w:rPr>
            <w:noProof/>
            <w:webHidden/>
          </w:rPr>
          <w:fldChar w:fldCharType="separate"/>
        </w:r>
        <w:r w:rsidR="000C47D8">
          <w:rPr>
            <w:noProof/>
            <w:webHidden/>
          </w:rPr>
          <w:t>10</w:t>
        </w:r>
        <w:r w:rsidR="0078564C">
          <w:rPr>
            <w:noProof/>
            <w:webHidden/>
          </w:rPr>
          <w:fldChar w:fldCharType="end"/>
        </w:r>
      </w:hyperlink>
    </w:p>
    <w:p w14:paraId="72EC09C3" w14:textId="0FC68DBA" w:rsidR="0078564C" w:rsidRDefault="002E17D2" w:rsidP="0078564C">
      <w:pPr>
        <w:pStyle w:val="TOC2"/>
        <w:tabs>
          <w:tab w:val="left" w:pos="522"/>
          <w:tab w:val="right" w:leader="dot" w:pos="9062"/>
        </w:tabs>
        <w:spacing w:line="276" w:lineRule="auto"/>
        <w:rPr>
          <w:rFonts w:asciiTheme="minorHAnsi" w:eastAsiaTheme="minorEastAsia" w:hAnsiTheme="minorHAnsi" w:cstheme="minorBidi"/>
          <w:b w:val="0"/>
          <w:bCs w:val="0"/>
          <w:noProof/>
          <w:sz w:val="22"/>
          <w:szCs w:val="22"/>
        </w:rPr>
      </w:pPr>
      <w:hyperlink w:anchor="_Toc121066507" w:history="1">
        <w:r w:rsidR="0078564C" w:rsidRPr="00400398">
          <w:rPr>
            <w:rStyle w:val="Hyperlink"/>
            <w:noProof/>
          </w:rPr>
          <w:t>3.</w:t>
        </w:r>
        <w:r w:rsidR="0078564C">
          <w:rPr>
            <w:rFonts w:asciiTheme="minorHAnsi" w:eastAsiaTheme="minorEastAsia" w:hAnsiTheme="minorHAnsi" w:cstheme="minorBidi"/>
            <w:b w:val="0"/>
            <w:bCs w:val="0"/>
            <w:noProof/>
            <w:sz w:val="22"/>
            <w:szCs w:val="22"/>
          </w:rPr>
          <w:tab/>
        </w:r>
        <w:r w:rsidR="0078564C" w:rsidRPr="00400398">
          <w:rPr>
            <w:rStyle w:val="Hyperlink"/>
            <w:noProof/>
          </w:rPr>
          <w:t>Biểu đồ lớp</w:t>
        </w:r>
        <w:r w:rsidR="0078564C">
          <w:rPr>
            <w:noProof/>
            <w:webHidden/>
          </w:rPr>
          <w:tab/>
        </w:r>
        <w:r w:rsidR="0078564C">
          <w:rPr>
            <w:noProof/>
            <w:webHidden/>
          </w:rPr>
          <w:fldChar w:fldCharType="begin"/>
        </w:r>
        <w:r w:rsidR="0078564C">
          <w:rPr>
            <w:noProof/>
            <w:webHidden/>
          </w:rPr>
          <w:instrText xml:space="preserve"> PAGEREF _Toc121066507 \h </w:instrText>
        </w:r>
        <w:r w:rsidR="0078564C">
          <w:rPr>
            <w:noProof/>
            <w:webHidden/>
          </w:rPr>
        </w:r>
        <w:r w:rsidR="0078564C">
          <w:rPr>
            <w:noProof/>
            <w:webHidden/>
          </w:rPr>
          <w:fldChar w:fldCharType="separate"/>
        </w:r>
        <w:r w:rsidR="000C47D8">
          <w:rPr>
            <w:noProof/>
            <w:webHidden/>
          </w:rPr>
          <w:t>11</w:t>
        </w:r>
        <w:r w:rsidR="0078564C">
          <w:rPr>
            <w:noProof/>
            <w:webHidden/>
          </w:rPr>
          <w:fldChar w:fldCharType="end"/>
        </w:r>
      </w:hyperlink>
    </w:p>
    <w:p w14:paraId="643F85E8" w14:textId="2956E8A6" w:rsidR="0078564C" w:rsidRDefault="002E17D2" w:rsidP="0078564C">
      <w:pPr>
        <w:pStyle w:val="TOC2"/>
        <w:tabs>
          <w:tab w:val="left" w:pos="522"/>
          <w:tab w:val="right" w:leader="dot" w:pos="9062"/>
        </w:tabs>
        <w:spacing w:line="276" w:lineRule="auto"/>
        <w:rPr>
          <w:rFonts w:asciiTheme="minorHAnsi" w:eastAsiaTheme="minorEastAsia" w:hAnsiTheme="minorHAnsi" w:cstheme="minorBidi"/>
          <w:b w:val="0"/>
          <w:bCs w:val="0"/>
          <w:noProof/>
          <w:sz w:val="22"/>
          <w:szCs w:val="22"/>
        </w:rPr>
      </w:pPr>
      <w:hyperlink w:anchor="_Toc121066508" w:history="1">
        <w:r w:rsidR="0078564C" w:rsidRPr="00400398">
          <w:rPr>
            <w:rStyle w:val="Hyperlink"/>
            <w:noProof/>
          </w:rPr>
          <w:t>4.</w:t>
        </w:r>
        <w:r w:rsidR="0078564C">
          <w:rPr>
            <w:rFonts w:asciiTheme="minorHAnsi" w:eastAsiaTheme="minorEastAsia" w:hAnsiTheme="minorHAnsi" w:cstheme="minorBidi"/>
            <w:b w:val="0"/>
            <w:bCs w:val="0"/>
            <w:noProof/>
            <w:sz w:val="22"/>
            <w:szCs w:val="22"/>
          </w:rPr>
          <w:tab/>
        </w:r>
        <w:r w:rsidR="0078564C" w:rsidRPr="00400398">
          <w:rPr>
            <w:rStyle w:val="Hyperlink"/>
            <w:noProof/>
          </w:rPr>
          <w:t>Biểu đồ tuần tự</w:t>
        </w:r>
        <w:r w:rsidR="0078564C">
          <w:rPr>
            <w:noProof/>
            <w:webHidden/>
          </w:rPr>
          <w:tab/>
        </w:r>
        <w:r w:rsidR="0078564C">
          <w:rPr>
            <w:noProof/>
            <w:webHidden/>
          </w:rPr>
          <w:fldChar w:fldCharType="begin"/>
        </w:r>
        <w:r w:rsidR="0078564C">
          <w:rPr>
            <w:noProof/>
            <w:webHidden/>
          </w:rPr>
          <w:instrText xml:space="preserve"> PAGEREF _Toc121066508 \h </w:instrText>
        </w:r>
        <w:r w:rsidR="0078564C">
          <w:rPr>
            <w:noProof/>
            <w:webHidden/>
          </w:rPr>
        </w:r>
        <w:r w:rsidR="0078564C">
          <w:rPr>
            <w:noProof/>
            <w:webHidden/>
          </w:rPr>
          <w:fldChar w:fldCharType="separate"/>
        </w:r>
        <w:r w:rsidR="000C47D8">
          <w:rPr>
            <w:noProof/>
            <w:webHidden/>
          </w:rPr>
          <w:t>11</w:t>
        </w:r>
        <w:r w:rsidR="0078564C">
          <w:rPr>
            <w:noProof/>
            <w:webHidden/>
          </w:rPr>
          <w:fldChar w:fldCharType="end"/>
        </w:r>
      </w:hyperlink>
    </w:p>
    <w:p w14:paraId="74011016" w14:textId="42E230EC" w:rsidR="0078564C" w:rsidRDefault="002E17D2" w:rsidP="0078564C">
      <w:pPr>
        <w:pStyle w:val="TOC3"/>
        <w:tabs>
          <w:tab w:val="left" w:pos="1040"/>
          <w:tab w:val="right" w:leader="dot" w:pos="9062"/>
        </w:tabs>
        <w:spacing w:line="276" w:lineRule="auto"/>
        <w:rPr>
          <w:rFonts w:asciiTheme="minorHAnsi" w:eastAsiaTheme="minorEastAsia" w:hAnsiTheme="minorHAnsi" w:cstheme="minorBidi"/>
          <w:noProof/>
          <w:sz w:val="22"/>
          <w:szCs w:val="22"/>
        </w:rPr>
      </w:pPr>
      <w:hyperlink w:anchor="_Toc121066509" w:history="1">
        <w:r w:rsidR="0078564C" w:rsidRPr="00400398">
          <w:rPr>
            <w:rStyle w:val="Hyperlink"/>
            <w:noProof/>
          </w:rPr>
          <w:t>4.1.</w:t>
        </w:r>
        <w:r w:rsidR="0078564C">
          <w:rPr>
            <w:rFonts w:asciiTheme="minorHAnsi" w:eastAsiaTheme="minorEastAsia" w:hAnsiTheme="minorHAnsi" w:cstheme="minorBidi"/>
            <w:noProof/>
            <w:sz w:val="22"/>
            <w:szCs w:val="22"/>
          </w:rPr>
          <w:tab/>
        </w:r>
        <w:r w:rsidR="0078564C" w:rsidRPr="00400398">
          <w:rPr>
            <w:rStyle w:val="Hyperlink"/>
            <w:noProof/>
          </w:rPr>
          <w:t>Biểu đồ tuần tự đăng nhập</w:t>
        </w:r>
        <w:r w:rsidR="0078564C">
          <w:rPr>
            <w:noProof/>
            <w:webHidden/>
          </w:rPr>
          <w:tab/>
        </w:r>
        <w:r w:rsidR="0078564C">
          <w:rPr>
            <w:noProof/>
            <w:webHidden/>
          </w:rPr>
          <w:fldChar w:fldCharType="begin"/>
        </w:r>
        <w:r w:rsidR="0078564C">
          <w:rPr>
            <w:noProof/>
            <w:webHidden/>
          </w:rPr>
          <w:instrText xml:space="preserve"> PAGEREF _Toc121066509 \h </w:instrText>
        </w:r>
        <w:r w:rsidR="0078564C">
          <w:rPr>
            <w:noProof/>
            <w:webHidden/>
          </w:rPr>
        </w:r>
        <w:r w:rsidR="0078564C">
          <w:rPr>
            <w:noProof/>
            <w:webHidden/>
          </w:rPr>
          <w:fldChar w:fldCharType="separate"/>
        </w:r>
        <w:r w:rsidR="000C47D8">
          <w:rPr>
            <w:noProof/>
            <w:webHidden/>
          </w:rPr>
          <w:t>11</w:t>
        </w:r>
        <w:r w:rsidR="0078564C">
          <w:rPr>
            <w:noProof/>
            <w:webHidden/>
          </w:rPr>
          <w:fldChar w:fldCharType="end"/>
        </w:r>
      </w:hyperlink>
    </w:p>
    <w:p w14:paraId="67D31107" w14:textId="74E123AF" w:rsidR="0078564C" w:rsidRDefault="002E17D2" w:rsidP="0078564C">
      <w:pPr>
        <w:pStyle w:val="TOC3"/>
        <w:tabs>
          <w:tab w:val="left" w:pos="1040"/>
          <w:tab w:val="right" w:leader="dot" w:pos="9062"/>
        </w:tabs>
        <w:spacing w:line="276" w:lineRule="auto"/>
        <w:rPr>
          <w:rFonts w:asciiTheme="minorHAnsi" w:eastAsiaTheme="minorEastAsia" w:hAnsiTheme="minorHAnsi" w:cstheme="minorBidi"/>
          <w:noProof/>
          <w:sz w:val="22"/>
          <w:szCs w:val="22"/>
        </w:rPr>
      </w:pPr>
      <w:hyperlink w:anchor="_Toc121066510" w:history="1">
        <w:r w:rsidR="0078564C" w:rsidRPr="00400398">
          <w:rPr>
            <w:rStyle w:val="Hyperlink"/>
            <w:noProof/>
          </w:rPr>
          <w:t>4.2.</w:t>
        </w:r>
        <w:r w:rsidR="0078564C">
          <w:rPr>
            <w:rFonts w:asciiTheme="minorHAnsi" w:eastAsiaTheme="minorEastAsia" w:hAnsiTheme="minorHAnsi" w:cstheme="minorBidi"/>
            <w:noProof/>
            <w:sz w:val="22"/>
            <w:szCs w:val="22"/>
          </w:rPr>
          <w:tab/>
        </w:r>
        <w:r w:rsidR="0078564C" w:rsidRPr="00400398">
          <w:rPr>
            <w:rStyle w:val="Hyperlink"/>
            <w:noProof/>
          </w:rPr>
          <w:t>Biểu đồ tuần tự quản lý ghi chú</w:t>
        </w:r>
        <w:r w:rsidR="0078564C">
          <w:rPr>
            <w:noProof/>
            <w:webHidden/>
          </w:rPr>
          <w:tab/>
        </w:r>
        <w:r w:rsidR="0078564C">
          <w:rPr>
            <w:noProof/>
            <w:webHidden/>
          </w:rPr>
          <w:fldChar w:fldCharType="begin"/>
        </w:r>
        <w:r w:rsidR="0078564C">
          <w:rPr>
            <w:noProof/>
            <w:webHidden/>
          </w:rPr>
          <w:instrText xml:space="preserve"> PAGEREF _Toc121066510 \h </w:instrText>
        </w:r>
        <w:r w:rsidR="0078564C">
          <w:rPr>
            <w:noProof/>
            <w:webHidden/>
          </w:rPr>
        </w:r>
        <w:r w:rsidR="0078564C">
          <w:rPr>
            <w:noProof/>
            <w:webHidden/>
          </w:rPr>
          <w:fldChar w:fldCharType="separate"/>
        </w:r>
        <w:r w:rsidR="000C47D8">
          <w:rPr>
            <w:noProof/>
            <w:webHidden/>
          </w:rPr>
          <w:t>12</w:t>
        </w:r>
        <w:r w:rsidR="0078564C">
          <w:rPr>
            <w:noProof/>
            <w:webHidden/>
          </w:rPr>
          <w:fldChar w:fldCharType="end"/>
        </w:r>
      </w:hyperlink>
    </w:p>
    <w:p w14:paraId="27412F42" w14:textId="61932A06" w:rsidR="0078564C" w:rsidRDefault="002E17D2" w:rsidP="0078564C">
      <w:pPr>
        <w:pStyle w:val="TOC3"/>
        <w:tabs>
          <w:tab w:val="left" w:pos="1040"/>
          <w:tab w:val="right" w:leader="dot" w:pos="9062"/>
        </w:tabs>
        <w:spacing w:line="276" w:lineRule="auto"/>
        <w:rPr>
          <w:rFonts w:asciiTheme="minorHAnsi" w:eastAsiaTheme="minorEastAsia" w:hAnsiTheme="minorHAnsi" w:cstheme="minorBidi"/>
          <w:noProof/>
          <w:sz w:val="22"/>
          <w:szCs w:val="22"/>
        </w:rPr>
      </w:pPr>
      <w:hyperlink w:anchor="_Toc121066511" w:history="1">
        <w:r w:rsidR="0078564C" w:rsidRPr="00400398">
          <w:rPr>
            <w:rStyle w:val="Hyperlink"/>
            <w:noProof/>
          </w:rPr>
          <w:t>4.3.</w:t>
        </w:r>
        <w:r w:rsidR="0078564C">
          <w:rPr>
            <w:rFonts w:asciiTheme="minorHAnsi" w:eastAsiaTheme="minorEastAsia" w:hAnsiTheme="minorHAnsi" w:cstheme="minorBidi"/>
            <w:noProof/>
            <w:sz w:val="22"/>
            <w:szCs w:val="22"/>
          </w:rPr>
          <w:tab/>
        </w:r>
        <w:r w:rsidR="0078564C" w:rsidRPr="00400398">
          <w:rPr>
            <w:rStyle w:val="Hyperlink"/>
            <w:noProof/>
          </w:rPr>
          <w:t>Biểu đồ tuần tự đăng ký</w:t>
        </w:r>
        <w:r w:rsidR="0078564C">
          <w:rPr>
            <w:noProof/>
            <w:webHidden/>
          </w:rPr>
          <w:tab/>
        </w:r>
        <w:r w:rsidR="0078564C">
          <w:rPr>
            <w:noProof/>
            <w:webHidden/>
          </w:rPr>
          <w:fldChar w:fldCharType="begin"/>
        </w:r>
        <w:r w:rsidR="0078564C">
          <w:rPr>
            <w:noProof/>
            <w:webHidden/>
          </w:rPr>
          <w:instrText xml:space="preserve"> PAGEREF _Toc121066511 \h </w:instrText>
        </w:r>
        <w:r w:rsidR="0078564C">
          <w:rPr>
            <w:noProof/>
            <w:webHidden/>
          </w:rPr>
        </w:r>
        <w:r w:rsidR="0078564C">
          <w:rPr>
            <w:noProof/>
            <w:webHidden/>
          </w:rPr>
          <w:fldChar w:fldCharType="separate"/>
        </w:r>
        <w:r w:rsidR="000C47D8">
          <w:rPr>
            <w:noProof/>
            <w:webHidden/>
          </w:rPr>
          <w:t>13</w:t>
        </w:r>
        <w:r w:rsidR="0078564C">
          <w:rPr>
            <w:noProof/>
            <w:webHidden/>
          </w:rPr>
          <w:fldChar w:fldCharType="end"/>
        </w:r>
      </w:hyperlink>
    </w:p>
    <w:p w14:paraId="0ABEB82B" w14:textId="14986EC8" w:rsidR="0078564C" w:rsidRDefault="002E17D2" w:rsidP="0078564C">
      <w:pPr>
        <w:pStyle w:val="TOC3"/>
        <w:tabs>
          <w:tab w:val="left" w:pos="1040"/>
          <w:tab w:val="right" w:leader="dot" w:pos="9062"/>
        </w:tabs>
        <w:spacing w:line="276" w:lineRule="auto"/>
        <w:rPr>
          <w:rFonts w:asciiTheme="minorHAnsi" w:eastAsiaTheme="minorEastAsia" w:hAnsiTheme="minorHAnsi" w:cstheme="minorBidi"/>
          <w:noProof/>
          <w:sz w:val="22"/>
          <w:szCs w:val="22"/>
        </w:rPr>
      </w:pPr>
      <w:hyperlink w:anchor="_Toc121066512" w:history="1">
        <w:r w:rsidR="0078564C" w:rsidRPr="00400398">
          <w:rPr>
            <w:rStyle w:val="Hyperlink"/>
            <w:noProof/>
          </w:rPr>
          <w:t>4.4.</w:t>
        </w:r>
        <w:r w:rsidR="0078564C">
          <w:rPr>
            <w:rFonts w:asciiTheme="minorHAnsi" w:eastAsiaTheme="minorEastAsia" w:hAnsiTheme="minorHAnsi" w:cstheme="minorBidi"/>
            <w:noProof/>
            <w:sz w:val="22"/>
            <w:szCs w:val="22"/>
          </w:rPr>
          <w:tab/>
        </w:r>
        <w:r w:rsidR="0078564C" w:rsidRPr="00400398">
          <w:rPr>
            <w:rStyle w:val="Hyperlink"/>
            <w:noProof/>
          </w:rPr>
          <w:t>Biểu đồ tuần tự quản lý tập ghi chú</w:t>
        </w:r>
        <w:r w:rsidR="0078564C">
          <w:rPr>
            <w:noProof/>
            <w:webHidden/>
          </w:rPr>
          <w:tab/>
        </w:r>
        <w:r w:rsidR="0078564C">
          <w:rPr>
            <w:noProof/>
            <w:webHidden/>
          </w:rPr>
          <w:fldChar w:fldCharType="begin"/>
        </w:r>
        <w:r w:rsidR="0078564C">
          <w:rPr>
            <w:noProof/>
            <w:webHidden/>
          </w:rPr>
          <w:instrText xml:space="preserve"> PAGEREF _Toc121066512 \h </w:instrText>
        </w:r>
        <w:r w:rsidR="0078564C">
          <w:rPr>
            <w:noProof/>
            <w:webHidden/>
          </w:rPr>
        </w:r>
        <w:r w:rsidR="0078564C">
          <w:rPr>
            <w:noProof/>
            <w:webHidden/>
          </w:rPr>
          <w:fldChar w:fldCharType="separate"/>
        </w:r>
        <w:r w:rsidR="000C47D8">
          <w:rPr>
            <w:noProof/>
            <w:webHidden/>
          </w:rPr>
          <w:t>13</w:t>
        </w:r>
        <w:r w:rsidR="0078564C">
          <w:rPr>
            <w:noProof/>
            <w:webHidden/>
          </w:rPr>
          <w:fldChar w:fldCharType="end"/>
        </w:r>
      </w:hyperlink>
    </w:p>
    <w:p w14:paraId="51ABFE25" w14:textId="16CDBAB7" w:rsidR="0078564C" w:rsidRDefault="002E17D2" w:rsidP="0078564C">
      <w:pPr>
        <w:pStyle w:val="TOC2"/>
        <w:tabs>
          <w:tab w:val="left" w:pos="522"/>
          <w:tab w:val="right" w:leader="dot" w:pos="9062"/>
        </w:tabs>
        <w:spacing w:line="276" w:lineRule="auto"/>
        <w:rPr>
          <w:rFonts w:asciiTheme="minorHAnsi" w:eastAsiaTheme="minorEastAsia" w:hAnsiTheme="minorHAnsi" w:cstheme="minorBidi"/>
          <w:b w:val="0"/>
          <w:bCs w:val="0"/>
          <w:noProof/>
          <w:sz w:val="22"/>
          <w:szCs w:val="22"/>
        </w:rPr>
      </w:pPr>
      <w:hyperlink w:anchor="_Toc121066513" w:history="1">
        <w:r w:rsidR="0078564C" w:rsidRPr="00400398">
          <w:rPr>
            <w:rStyle w:val="Hyperlink"/>
            <w:noProof/>
          </w:rPr>
          <w:t>5.</w:t>
        </w:r>
        <w:r w:rsidR="0078564C">
          <w:rPr>
            <w:rFonts w:asciiTheme="minorHAnsi" w:eastAsiaTheme="minorEastAsia" w:hAnsiTheme="minorHAnsi" w:cstheme="minorBidi"/>
            <w:b w:val="0"/>
            <w:bCs w:val="0"/>
            <w:noProof/>
            <w:sz w:val="22"/>
            <w:szCs w:val="22"/>
          </w:rPr>
          <w:tab/>
        </w:r>
        <w:r w:rsidR="0078564C" w:rsidRPr="00400398">
          <w:rPr>
            <w:rStyle w:val="Hyperlink"/>
            <w:noProof/>
          </w:rPr>
          <w:t>Biểu đồ hoạt động</w:t>
        </w:r>
        <w:r w:rsidR="0078564C">
          <w:rPr>
            <w:noProof/>
            <w:webHidden/>
          </w:rPr>
          <w:tab/>
        </w:r>
        <w:r w:rsidR="0078564C">
          <w:rPr>
            <w:noProof/>
            <w:webHidden/>
          </w:rPr>
          <w:fldChar w:fldCharType="begin"/>
        </w:r>
        <w:r w:rsidR="0078564C">
          <w:rPr>
            <w:noProof/>
            <w:webHidden/>
          </w:rPr>
          <w:instrText xml:space="preserve"> PAGEREF _Toc121066513 \h </w:instrText>
        </w:r>
        <w:r w:rsidR="0078564C">
          <w:rPr>
            <w:noProof/>
            <w:webHidden/>
          </w:rPr>
        </w:r>
        <w:r w:rsidR="0078564C">
          <w:rPr>
            <w:noProof/>
            <w:webHidden/>
          </w:rPr>
          <w:fldChar w:fldCharType="separate"/>
        </w:r>
        <w:r w:rsidR="000C47D8">
          <w:rPr>
            <w:noProof/>
            <w:webHidden/>
          </w:rPr>
          <w:t>14</w:t>
        </w:r>
        <w:r w:rsidR="0078564C">
          <w:rPr>
            <w:noProof/>
            <w:webHidden/>
          </w:rPr>
          <w:fldChar w:fldCharType="end"/>
        </w:r>
      </w:hyperlink>
    </w:p>
    <w:p w14:paraId="4E41B7F1" w14:textId="7EAD84DC" w:rsidR="0078564C" w:rsidRDefault="002E17D2" w:rsidP="0078564C">
      <w:pPr>
        <w:pStyle w:val="TOC3"/>
        <w:tabs>
          <w:tab w:val="left" w:pos="1040"/>
          <w:tab w:val="right" w:leader="dot" w:pos="9062"/>
        </w:tabs>
        <w:spacing w:line="276" w:lineRule="auto"/>
        <w:rPr>
          <w:rFonts w:asciiTheme="minorHAnsi" w:eastAsiaTheme="minorEastAsia" w:hAnsiTheme="minorHAnsi" w:cstheme="minorBidi"/>
          <w:noProof/>
          <w:sz w:val="22"/>
          <w:szCs w:val="22"/>
        </w:rPr>
      </w:pPr>
      <w:hyperlink w:anchor="_Toc121066514" w:history="1">
        <w:r w:rsidR="0078564C" w:rsidRPr="00400398">
          <w:rPr>
            <w:rStyle w:val="Hyperlink"/>
            <w:noProof/>
          </w:rPr>
          <w:t>5.1.</w:t>
        </w:r>
        <w:r w:rsidR="0078564C">
          <w:rPr>
            <w:rFonts w:asciiTheme="minorHAnsi" w:eastAsiaTheme="minorEastAsia" w:hAnsiTheme="minorHAnsi" w:cstheme="minorBidi"/>
            <w:noProof/>
            <w:sz w:val="22"/>
            <w:szCs w:val="22"/>
          </w:rPr>
          <w:tab/>
        </w:r>
        <w:r w:rsidR="0078564C" w:rsidRPr="00400398">
          <w:rPr>
            <w:rStyle w:val="Hyperlink"/>
            <w:noProof/>
          </w:rPr>
          <w:t>Biểu đồ hoạt động đăng nhập</w:t>
        </w:r>
        <w:r w:rsidR="0078564C">
          <w:rPr>
            <w:noProof/>
            <w:webHidden/>
          </w:rPr>
          <w:tab/>
        </w:r>
        <w:r w:rsidR="0078564C">
          <w:rPr>
            <w:noProof/>
            <w:webHidden/>
          </w:rPr>
          <w:fldChar w:fldCharType="begin"/>
        </w:r>
        <w:r w:rsidR="0078564C">
          <w:rPr>
            <w:noProof/>
            <w:webHidden/>
          </w:rPr>
          <w:instrText xml:space="preserve"> PAGEREF _Toc121066514 \h </w:instrText>
        </w:r>
        <w:r w:rsidR="0078564C">
          <w:rPr>
            <w:noProof/>
            <w:webHidden/>
          </w:rPr>
        </w:r>
        <w:r w:rsidR="0078564C">
          <w:rPr>
            <w:noProof/>
            <w:webHidden/>
          </w:rPr>
          <w:fldChar w:fldCharType="separate"/>
        </w:r>
        <w:r w:rsidR="000C47D8">
          <w:rPr>
            <w:noProof/>
            <w:webHidden/>
          </w:rPr>
          <w:t>14</w:t>
        </w:r>
        <w:r w:rsidR="0078564C">
          <w:rPr>
            <w:noProof/>
            <w:webHidden/>
          </w:rPr>
          <w:fldChar w:fldCharType="end"/>
        </w:r>
      </w:hyperlink>
    </w:p>
    <w:p w14:paraId="4A3A84F9" w14:textId="5A67D7D2" w:rsidR="0078564C" w:rsidRDefault="002E17D2" w:rsidP="0078564C">
      <w:pPr>
        <w:pStyle w:val="TOC3"/>
        <w:tabs>
          <w:tab w:val="left" w:pos="1040"/>
          <w:tab w:val="right" w:leader="dot" w:pos="9062"/>
        </w:tabs>
        <w:spacing w:line="276" w:lineRule="auto"/>
        <w:rPr>
          <w:rFonts w:asciiTheme="minorHAnsi" w:eastAsiaTheme="minorEastAsia" w:hAnsiTheme="minorHAnsi" w:cstheme="minorBidi"/>
          <w:noProof/>
          <w:sz w:val="22"/>
          <w:szCs w:val="22"/>
        </w:rPr>
      </w:pPr>
      <w:hyperlink w:anchor="_Toc121066515" w:history="1">
        <w:r w:rsidR="0078564C" w:rsidRPr="00400398">
          <w:rPr>
            <w:rStyle w:val="Hyperlink"/>
            <w:noProof/>
          </w:rPr>
          <w:t>5.2.</w:t>
        </w:r>
        <w:r w:rsidR="0078564C">
          <w:rPr>
            <w:rFonts w:asciiTheme="minorHAnsi" w:eastAsiaTheme="minorEastAsia" w:hAnsiTheme="minorHAnsi" w:cstheme="minorBidi"/>
            <w:noProof/>
            <w:sz w:val="22"/>
            <w:szCs w:val="22"/>
          </w:rPr>
          <w:tab/>
        </w:r>
        <w:r w:rsidR="0078564C" w:rsidRPr="00400398">
          <w:rPr>
            <w:rStyle w:val="Hyperlink"/>
            <w:noProof/>
          </w:rPr>
          <w:t>Biểu đồ hoạt động quản lý tập ghi chú</w:t>
        </w:r>
        <w:r w:rsidR="0078564C">
          <w:rPr>
            <w:noProof/>
            <w:webHidden/>
          </w:rPr>
          <w:tab/>
        </w:r>
        <w:r w:rsidR="0078564C">
          <w:rPr>
            <w:noProof/>
            <w:webHidden/>
          </w:rPr>
          <w:fldChar w:fldCharType="begin"/>
        </w:r>
        <w:r w:rsidR="0078564C">
          <w:rPr>
            <w:noProof/>
            <w:webHidden/>
          </w:rPr>
          <w:instrText xml:space="preserve"> PAGEREF _Toc121066515 \h </w:instrText>
        </w:r>
        <w:r w:rsidR="0078564C">
          <w:rPr>
            <w:noProof/>
            <w:webHidden/>
          </w:rPr>
        </w:r>
        <w:r w:rsidR="0078564C">
          <w:rPr>
            <w:noProof/>
            <w:webHidden/>
          </w:rPr>
          <w:fldChar w:fldCharType="separate"/>
        </w:r>
        <w:r w:rsidR="000C47D8">
          <w:rPr>
            <w:noProof/>
            <w:webHidden/>
          </w:rPr>
          <w:t>15</w:t>
        </w:r>
        <w:r w:rsidR="0078564C">
          <w:rPr>
            <w:noProof/>
            <w:webHidden/>
          </w:rPr>
          <w:fldChar w:fldCharType="end"/>
        </w:r>
      </w:hyperlink>
    </w:p>
    <w:p w14:paraId="420C17ED" w14:textId="1BEB048D" w:rsidR="0078564C" w:rsidRDefault="002E17D2" w:rsidP="0078564C">
      <w:pPr>
        <w:pStyle w:val="TOC3"/>
        <w:tabs>
          <w:tab w:val="left" w:pos="1040"/>
          <w:tab w:val="right" w:leader="dot" w:pos="9062"/>
        </w:tabs>
        <w:spacing w:line="276" w:lineRule="auto"/>
        <w:rPr>
          <w:rFonts w:asciiTheme="minorHAnsi" w:eastAsiaTheme="minorEastAsia" w:hAnsiTheme="minorHAnsi" w:cstheme="minorBidi"/>
          <w:noProof/>
          <w:sz w:val="22"/>
          <w:szCs w:val="22"/>
        </w:rPr>
      </w:pPr>
      <w:hyperlink w:anchor="_Toc121066516" w:history="1">
        <w:r w:rsidR="0078564C" w:rsidRPr="00400398">
          <w:rPr>
            <w:rStyle w:val="Hyperlink"/>
            <w:noProof/>
          </w:rPr>
          <w:t>5.3.</w:t>
        </w:r>
        <w:r w:rsidR="0078564C">
          <w:rPr>
            <w:rFonts w:asciiTheme="minorHAnsi" w:eastAsiaTheme="minorEastAsia" w:hAnsiTheme="minorHAnsi" w:cstheme="minorBidi"/>
            <w:noProof/>
            <w:sz w:val="22"/>
            <w:szCs w:val="22"/>
          </w:rPr>
          <w:tab/>
        </w:r>
        <w:r w:rsidR="0078564C" w:rsidRPr="00400398">
          <w:rPr>
            <w:rStyle w:val="Hyperlink"/>
            <w:noProof/>
          </w:rPr>
          <w:t>Biểu đồ hoạt động quản lý ghi chú</w:t>
        </w:r>
        <w:r w:rsidR="0078564C">
          <w:rPr>
            <w:noProof/>
            <w:webHidden/>
          </w:rPr>
          <w:tab/>
        </w:r>
        <w:r w:rsidR="0078564C">
          <w:rPr>
            <w:noProof/>
            <w:webHidden/>
          </w:rPr>
          <w:fldChar w:fldCharType="begin"/>
        </w:r>
        <w:r w:rsidR="0078564C">
          <w:rPr>
            <w:noProof/>
            <w:webHidden/>
          </w:rPr>
          <w:instrText xml:space="preserve"> PAGEREF _Toc121066516 \h </w:instrText>
        </w:r>
        <w:r w:rsidR="0078564C">
          <w:rPr>
            <w:noProof/>
            <w:webHidden/>
          </w:rPr>
        </w:r>
        <w:r w:rsidR="0078564C">
          <w:rPr>
            <w:noProof/>
            <w:webHidden/>
          </w:rPr>
          <w:fldChar w:fldCharType="separate"/>
        </w:r>
        <w:r w:rsidR="000C47D8">
          <w:rPr>
            <w:noProof/>
            <w:webHidden/>
          </w:rPr>
          <w:t>15</w:t>
        </w:r>
        <w:r w:rsidR="0078564C">
          <w:rPr>
            <w:noProof/>
            <w:webHidden/>
          </w:rPr>
          <w:fldChar w:fldCharType="end"/>
        </w:r>
      </w:hyperlink>
    </w:p>
    <w:p w14:paraId="64FEC646" w14:textId="688008E0" w:rsidR="0078564C" w:rsidRDefault="002E17D2" w:rsidP="0078564C">
      <w:pPr>
        <w:pStyle w:val="TOC1"/>
        <w:tabs>
          <w:tab w:val="right" w:leader="dot" w:pos="9062"/>
        </w:tabs>
        <w:spacing w:line="276" w:lineRule="auto"/>
        <w:rPr>
          <w:rFonts w:asciiTheme="minorHAnsi" w:eastAsiaTheme="minorEastAsia" w:hAnsiTheme="minorHAnsi" w:cstheme="minorBidi"/>
          <w:b w:val="0"/>
          <w:bCs w:val="0"/>
          <w:caps w:val="0"/>
          <w:noProof/>
          <w:sz w:val="22"/>
          <w:szCs w:val="22"/>
        </w:rPr>
      </w:pPr>
      <w:hyperlink w:anchor="_Toc121066517" w:history="1">
        <w:r w:rsidR="0078564C" w:rsidRPr="00400398">
          <w:rPr>
            <w:rStyle w:val="Hyperlink"/>
            <w:noProof/>
          </w:rPr>
          <w:t>Chương 3. XÂY DỰNG ỨNG DỤNG ĐA NỀN TẢNG MYNOTE</w:t>
        </w:r>
        <w:r w:rsidR="0078564C">
          <w:rPr>
            <w:noProof/>
            <w:webHidden/>
          </w:rPr>
          <w:tab/>
        </w:r>
        <w:r w:rsidR="0078564C">
          <w:rPr>
            <w:noProof/>
            <w:webHidden/>
          </w:rPr>
          <w:fldChar w:fldCharType="begin"/>
        </w:r>
        <w:r w:rsidR="0078564C">
          <w:rPr>
            <w:noProof/>
            <w:webHidden/>
          </w:rPr>
          <w:instrText xml:space="preserve"> PAGEREF _Toc121066517 \h </w:instrText>
        </w:r>
        <w:r w:rsidR="0078564C">
          <w:rPr>
            <w:noProof/>
            <w:webHidden/>
          </w:rPr>
        </w:r>
        <w:r w:rsidR="0078564C">
          <w:rPr>
            <w:noProof/>
            <w:webHidden/>
          </w:rPr>
          <w:fldChar w:fldCharType="separate"/>
        </w:r>
        <w:r w:rsidR="000C47D8">
          <w:rPr>
            <w:noProof/>
            <w:webHidden/>
          </w:rPr>
          <w:t>16</w:t>
        </w:r>
        <w:r w:rsidR="0078564C">
          <w:rPr>
            <w:noProof/>
            <w:webHidden/>
          </w:rPr>
          <w:fldChar w:fldCharType="end"/>
        </w:r>
      </w:hyperlink>
    </w:p>
    <w:p w14:paraId="1D0949D7" w14:textId="6A984743" w:rsidR="0078564C" w:rsidRDefault="002E17D2" w:rsidP="0078564C">
      <w:pPr>
        <w:pStyle w:val="TOC2"/>
        <w:tabs>
          <w:tab w:val="left" w:pos="522"/>
          <w:tab w:val="right" w:leader="dot" w:pos="9062"/>
        </w:tabs>
        <w:spacing w:line="276" w:lineRule="auto"/>
        <w:rPr>
          <w:rFonts w:asciiTheme="minorHAnsi" w:eastAsiaTheme="minorEastAsia" w:hAnsiTheme="minorHAnsi" w:cstheme="minorBidi"/>
          <w:b w:val="0"/>
          <w:bCs w:val="0"/>
          <w:noProof/>
          <w:sz w:val="22"/>
          <w:szCs w:val="22"/>
        </w:rPr>
      </w:pPr>
      <w:hyperlink w:anchor="_Toc121066518" w:history="1">
        <w:r w:rsidR="0078564C" w:rsidRPr="00400398">
          <w:rPr>
            <w:rStyle w:val="Hyperlink"/>
            <w:noProof/>
          </w:rPr>
          <w:t>1.</w:t>
        </w:r>
        <w:r w:rsidR="0078564C">
          <w:rPr>
            <w:rFonts w:asciiTheme="minorHAnsi" w:eastAsiaTheme="minorEastAsia" w:hAnsiTheme="minorHAnsi" w:cstheme="minorBidi"/>
            <w:b w:val="0"/>
            <w:bCs w:val="0"/>
            <w:noProof/>
            <w:sz w:val="22"/>
            <w:szCs w:val="22"/>
          </w:rPr>
          <w:tab/>
        </w:r>
        <w:r w:rsidR="0078564C" w:rsidRPr="00400398">
          <w:rPr>
            <w:rStyle w:val="Hyperlink"/>
            <w:noProof/>
          </w:rPr>
          <w:t>Công cụ</w:t>
        </w:r>
        <w:r w:rsidR="0078564C">
          <w:rPr>
            <w:noProof/>
            <w:webHidden/>
          </w:rPr>
          <w:tab/>
        </w:r>
        <w:r w:rsidR="0078564C">
          <w:rPr>
            <w:noProof/>
            <w:webHidden/>
          </w:rPr>
          <w:fldChar w:fldCharType="begin"/>
        </w:r>
        <w:r w:rsidR="0078564C">
          <w:rPr>
            <w:noProof/>
            <w:webHidden/>
          </w:rPr>
          <w:instrText xml:space="preserve"> PAGEREF _Toc121066518 \h </w:instrText>
        </w:r>
        <w:r w:rsidR="0078564C">
          <w:rPr>
            <w:noProof/>
            <w:webHidden/>
          </w:rPr>
        </w:r>
        <w:r w:rsidR="0078564C">
          <w:rPr>
            <w:noProof/>
            <w:webHidden/>
          </w:rPr>
          <w:fldChar w:fldCharType="separate"/>
        </w:r>
        <w:r w:rsidR="000C47D8">
          <w:rPr>
            <w:noProof/>
            <w:webHidden/>
          </w:rPr>
          <w:t>16</w:t>
        </w:r>
        <w:r w:rsidR="0078564C">
          <w:rPr>
            <w:noProof/>
            <w:webHidden/>
          </w:rPr>
          <w:fldChar w:fldCharType="end"/>
        </w:r>
      </w:hyperlink>
    </w:p>
    <w:p w14:paraId="086291DA" w14:textId="70651BCD" w:rsidR="0078564C" w:rsidRDefault="002E17D2" w:rsidP="0078564C">
      <w:pPr>
        <w:pStyle w:val="TOC3"/>
        <w:tabs>
          <w:tab w:val="left" w:pos="1040"/>
          <w:tab w:val="right" w:leader="dot" w:pos="9062"/>
        </w:tabs>
        <w:spacing w:line="276" w:lineRule="auto"/>
        <w:rPr>
          <w:rFonts w:asciiTheme="minorHAnsi" w:eastAsiaTheme="minorEastAsia" w:hAnsiTheme="minorHAnsi" w:cstheme="minorBidi"/>
          <w:noProof/>
          <w:sz w:val="22"/>
          <w:szCs w:val="22"/>
        </w:rPr>
      </w:pPr>
      <w:hyperlink w:anchor="_Toc121066519" w:history="1">
        <w:r w:rsidR="0078564C" w:rsidRPr="00400398">
          <w:rPr>
            <w:rStyle w:val="Hyperlink"/>
            <w:noProof/>
          </w:rPr>
          <w:t>1.1.</w:t>
        </w:r>
        <w:r w:rsidR="0078564C">
          <w:rPr>
            <w:rFonts w:asciiTheme="minorHAnsi" w:eastAsiaTheme="minorEastAsia" w:hAnsiTheme="minorHAnsi" w:cstheme="minorBidi"/>
            <w:noProof/>
            <w:sz w:val="22"/>
            <w:szCs w:val="22"/>
          </w:rPr>
          <w:tab/>
        </w:r>
        <w:r w:rsidR="0078564C" w:rsidRPr="00400398">
          <w:rPr>
            <w:rStyle w:val="Hyperlink"/>
            <w:noProof/>
          </w:rPr>
          <w:t>.NET MAUI</w:t>
        </w:r>
        <w:r w:rsidR="0078564C">
          <w:rPr>
            <w:noProof/>
            <w:webHidden/>
          </w:rPr>
          <w:tab/>
        </w:r>
        <w:r w:rsidR="0078564C">
          <w:rPr>
            <w:noProof/>
            <w:webHidden/>
          </w:rPr>
          <w:fldChar w:fldCharType="begin"/>
        </w:r>
        <w:r w:rsidR="0078564C">
          <w:rPr>
            <w:noProof/>
            <w:webHidden/>
          </w:rPr>
          <w:instrText xml:space="preserve"> PAGEREF _Toc121066519 \h </w:instrText>
        </w:r>
        <w:r w:rsidR="0078564C">
          <w:rPr>
            <w:noProof/>
            <w:webHidden/>
          </w:rPr>
        </w:r>
        <w:r w:rsidR="0078564C">
          <w:rPr>
            <w:noProof/>
            <w:webHidden/>
          </w:rPr>
          <w:fldChar w:fldCharType="separate"/>
        </w:r>
        <w:r w:rsidR="000C47D8">
          <w:rPr>
            <w:noProof/>
            <w:webHidden/>
          </w:rPr>
          <w:t>16</w:t>
        </w:r>
        <w:r w:rsidR="0078564C">
          <w:rPr>
            <w:noProof/>
            <w:webHidden/>
          </w:rPr>
          <w:fldChar w:fldCharType="end"/>
        </w:r>
      </w:hyperlink>
    </w:p>
    <w:p w14:paraId="48821C61" w14:textId="7F005CBB" w:rsidR="0078564C" w:rsidRDefault="002E17D2" w:rsidP="0078564C">
      <w:pPr>
        <w:pStyle w:val="TOC3"/>
        <w:tabs>
          <w:tab w:val="left" w:pos="1040"/>
          <w:tab w:val="right" w:leader="dot" w:pos="9062"/>
        </w:tabs>
        <w:spacing w:line="276" w:lineRule="auto"/>
        <w:rPr>
          <w:rFonts w:asciiTheme="minorHAnsi" w:eastAsiaTheme="minorEastAsia" w:hAnsiTheme="minorHAnsi" w:cstheme="minorBidi"/>
          <w:noProof/>
          <w:sz w:val="22"/>
          <w:szCs w:val="22"/>
        </w:rPr>
      </w:pPr>
      <w:hyperlink w:anchor="_Toc121066520" w:history="1">
        <w:r w:rsidR="0078564C" w:rsidRPr="00400398">
          <w:rPr>
            <w:rStyle w:val="Hyperlink"/>
            <w:noProof/>
          </w:rPr>
          <w:t>1.2.</w:t>
        </w:r>
        <w:r w:rsidR="0078564C">
          <w:rPr>
            <w:rFonts w:asciiTheme="minorHAnsi" w:eastAsiaTheme="minorEastAsia" w:hAnsiTheme="minorHAnsi" w:cstheme="minorBidi"/>
            <w:noProof/>
            <w:sz w:val="22"/>
            <w:szCs w:val="22"/>
          </w:rPr>
          <w:tab/>
        </w:r>
        <w:r w:rsidR="0078564C" w:rsidRPr="00400398">
          <w:rPr>
            <w:rStyle w:val="Hyperlink"/>
            <w:noProof/>
          </w:rPr>
          <w:t>Mô hình Model – View – ViewModel (MVVM)</w:t>
        </w:r>
        <w:r w:rsidR="0078564C">
          <w:rPr>
            <w:noProof/>
            <w:webHidden/>
          </w:rPr>
          <w:tab/>
        </w:r>
        <w:r w:rsidR="0078564C">
          <w:rPr>
            <w:noProof/>
            <w:webHidden/>
          </w:rPr>
          <w:fldChar w:fldCharType="begin"/>
        </w:r>
        <w:r w:rsidR="0078564C">
          <w:rPr>
            <w:noProof/>
            <w:webHidden/>
          </w:rPr>
          <w:instrText xml:space="preserve"> PAGEREF _Toc121066520 \h </w:instrText>
        </w:r>
        <w:r w:rsidR="0078564C">
          <w:rPr>
            <w:noProof/>
            <w:webHidden/>
          </w:rPr>
        </w:r>
        <w:r w:rsidR="0078564C">
          <w:rPr>
            <w:noProof/>
            <w:webHidden/>
          </w:rPr>
          <w:fldChar w:fldCharType="separate"/>
        </w:r>
        <w:r w:rsidR="000C47D8">
          <w:rPr>
            <w:noProof/>
            <w:webHidden/>
          </w:rPr>
          <w:t>18</w:t>
        </w:r>
        <w:r w:rsidR="0078564C">
          <w:rPr>
            <w:noProof/>
            <w:webHidden/>
          </w:rPr>
          <w:fldChar w:fldCharType="end"/>
        </w:r>
      </w:hyperlink>
    </w:p>
    <w:p w14:paraId="42879A51" w14:textId="2F78F5CF" w:rsidR="0078564C" w:rsidRDefault="002E17D2" w:rsidP="0078564C">
      <w:pPr>
        <w:pStyle w:val="TOC3"/>
        <w:tabs>
          <w:tab w:val="left" w:pos="1040"/>
          <w:tab w:val="right" w:leader="dot" w:pos="9062"/>
        </w:tabs>
        <w:spacing w:line="276" w:lineRule="auto"/>
        <w:rPr>
          <w:rFonts w:asciiTheme="minorHAnsi" w:eastAsiaTheme="minorEastAsia" w:hAnsiTheme="minorHAnsi" w:cstheme="minorBidi"/>
          <w:noProof/>
          <w:sz w:val="22"/>
          <w:szCs w:val="22"/>
        </w:rPr>
      </w:pPr>
      <w:hyperlink w:anchor="_Toc121066521" w:history="1">
        <w:r w:rsidR="0078564C" w:rsidRPr="00400398">
          <w:rPr>
            <w:rStyle w:val="Hyperlink"/>
            <w:noProof/>
          </w:rPr>
          <w:t>1.3.</w:t>
        </w:r>
        <w:r w:rsidR="0078564C">
          <w:rPr>
            <w:rFonts w:asciiTheme="minorHAnsi" w:eastAsiaTheme="minorEastAsia" w:hAnsiTheme="minorHAnsi" w:cstheme="minorBidi"/>
            <w:noProof/>
            <w:sz w:val="22"/>
            <w:szCs w:val="22"/>
          </w:rPr>
          <w:tab/>
        </w:r>
        <w:r w:rsidR="0078564C" w:rsidRPr="00400398">
          <w:rPr>
            <w:rStyle w:val="Hyperlink"/>
            <w:noProof/>
          </w:rPr>
          <w:t>Oracle</w:t>
        </w:r>
        <w:r w:rsidR="0078564C">
          <w:rPr>
            <w:noProof/>
            <w:webHidden/>
          </w:rPr>
          <w:tab/>
        </w:r>
        <w:r w:rsidR="0078564C">
          <w:rPr>
            <w:noProof/>
            <w:webHidden/>
          </w:rPr>
          <w:fldChar w:fldCharType="begin"/>
        </w:r>
        <w:r w:rsidR="0078564C">
          <w:rPr>
            <w:noProof/>
            <w:webHidden/>
          </w:rPr>
          <w:instrText xml:space="preserve"> PAGEREF _Toc121066521 \h </w:instrText>
        </w:r>
        <w:r w:rsidR="0078564C">
          <w:rPr>
            <w:noProof/>
            <w:webHidden/>
          </w:rPr>
        </w:r>
        <w:r w:rsidR="0078564C">
          <w:rPr>
            <w:noProof/>
            <w:webHidden/>
          </w:rPr>
          <w:fldChar w:fldCharType="separate"/>
        </w:r>
        <w:r w:rsidR="000C47D8">
          <w:rPr>
            <w:noProof/>
            <w:webHidden/>
          </w:rPr>
          <w:t>19</w:t>
        </w:r>
        <w:r w:rsidR="0078564C">
          <w:rPr>
            <w:noProof/>
            <w:webHidden/>
          </w:rPr>
          <w:fldChar w:fldCharType="end"/>
        </w:r>
      </w:hyperlink>
    </w:p>
    <w:p w14:paraId="6737F089" w14:textId="56EF7F79" w:rsidR="0078564C" w:rsidRDefault="002E17D2" w:rsidP="0078564C">
      <w:pPr>
        <w:pStyle w:val="TOC2"/>
        <w:tabs>
          <w:tab w:val="left" w:pos="522"/>
          <w:tab w:val="right" w:leader="dot" w:pos="9062"/>
        </w:tabs>
        <w:spacing w:line="276" w:lineRule="auto"/>
        <w:rPr>
          <w:rFonts w:asciiTheme="minorHAnsi" w:eastAsiaTheme="minorEastAsia" w:hAnsiTheme="minorHAnsi" w:cstheme="minorBidi"/>
          <w:b w:val="0"/>
          <w:bCs w:val="0"/>
          <w:noProof/>
          <w:sz w:val="22"/>
          <w:szCs w:val="22"/>
        </w:rPr>
      </w:pPr>
      <w:hyperlink w:anchor="_Toc121066522" w:history="1">
        <w:r w:rsidR="0078564C" w:rsidRPr="00400398">
          <w:rPr>
            <w:rStyle w:val="Hyperlink"/>
            <w:noProof/>
          </w:rPr>
          <w:t>2.</w:t>
        </w:r>
        <w:r w:rsidR="0078564C">
          <w:rPr>
            <w:rFonts w:asciiTheme="minorHAnsi" w:eastAsiaTheme="minorEastAsia" w:hAnsiTheme="minorHAnsi" w:cstheme="minorBidi"/>
            <w:b w:val="0"/>
            <w:bCs w:val="0"/>
            <w:noProof/>
            <w:sz w:val="22"/>
            <w:szCs w:val="22"/>
          </w:rPr>
          <w:tab/>
        </w:r>
        <w:r w:rsidR="0078564C" w:rsidRPr="00400398">
          <w:rPr>
            <w:rStyle w:val="Hyperlink"/>
            <w:noProof/>
          </w:rPr>
          <w:t>Xây dựng ứng dụng</w:t>
        </w:r>
        <w:r w:rsidR="0078564C">
          <w:rPr>
            <w:noProof/>
            <w:webHidden/>
          </w:rPr>
          <w:tab/>
        </w:r>
        <w:r w:rsidR="0078564C">
          <w:rPr>
            <w:noProof/>
            <w:webHidden/>
          </w:rPr>
          <w:fldChar w:fldCharType="begin"/>
        </w:r>
        <w:r w:rsidR="0078564C">
          <w:rPr>
            <w:noProof/>
            <w:webHidden/>
          </w:rPr>
          <w:instrText xml:space="preserve"> PAGEREF _Toc121066522 \h </w:instrText>
        </w:r>
        <w:r w:rsidR="0078564C">
          <w:rPr>
            <w:noProof/>
            <w:webHidden/>
          </w:rPr>
        </w:r>
        <w:r w:rsidR="0078564C">
          <w:rPr>
            <w:noProof/>
            <w:webHidden/>
          </w:rPr>
          <w:fldChar w:fldCharType="separate"/>
        </w:r>
        <w:r w:rsidR="000C47D8">
          <w:rPr>
            <w:noProof/>
            <w:webHidden/>
          </w:rPr>
          <w:t>19</w:t>
        </w:r>
        <w:r w:rsidR="0078564C">
          <w:rPr>
            <w:noProof/>
            <w:webHidden/>
          </w:rPr>
          <w:fldChar w:fldCharType="end"/>
        </w:r>
      </w:hyperlink>
    </w:p>
    <w:p w14:paraId="6813B32D" w14:textId="646D9368" w:rsidR="0078564C" w:rsidRDefault="002E17D2" w:rsidP="0078564C">
      <w:pPr>
        <w:pStyle w:val="TOC3"/>
        <w:tabs>
          <w:tab w:val="left" w:pos="1040"/>
          <w:tab w:val="right" w:leader="dot" w:pos="9062"/>
        </w:tabs>
        <w:spacing w:line="276" w:lineRule="auto"/>
        <w:rPr>
          <w:rFonts w:asciiTheme="minorHAnsi" w:eastAsiaTheme="minorEastAsia" w:hAnsiTheme="minorHAnsi" w:cstheme="minorBidi"/>
          <w:noProof/>
          <w:sz w:val="22"/>
          <w:szCs w:val="22"/>
        </w:rPr>
      </w:pPr>
      <w:hyperlink w:anchor="_Toc121066523" w:history="1">
        <w:r w:rsidR="0078564C" w:rsidRPr="00400398">
          <w:rPr>
            <w:rStyle w:val="Hyperlink"/>
            <w:noProof/>
          </w:rPr>
          <w:t>2.1.</w:t>
        </w:r>
        <w:r w:rsidR="0078564C">
          <w:rPr>
            <w:rFonts w:asciiTheme="minorHAnsi" w:eastAsiaTheme="minorEastAsia" w:hAnsiTheme="minorHAnsi" w:cstheme="minorBidi"/>
            <w:noProof/>
            <w:sz w:val="22"/>
            <w:szCs w:val="22"/>
          </w:rPr>
          <w:tab/>
        </w:r>
        <w:r w:rsidR="0078564C" w:rsidRPr="00400398">
          <w:rPr>
            <w:rStyle w:val="Hyperlink"/>
            <w:noProof/>
          </w:rPr>
          <w:t>Xây dựng chương trình trên desktop</w:t>
        </w:r>
        <w:r w:rsidR="0078564C">
          <w:rPr>
            <w:noProof/>
            <w:webHidden/>
          </w:rPr>
          <w:tab/>
        </w:r>
        <w:r w:rsidR="0078564C">
          <w:rPr>
            <w:noProof/>
            <w:webHidden/>
          </w:rPr>
          <w:fldChar w:fldCharType="begin"/>
        </w:r>
        <w:r w:rsidR="0078564C">
          <w:rPr>
            <w:noProof/>
            <w:webHidden/>
          </w:rPr>
          <w:instrText xml:space="preserve"> PAGEREF _Toc121066523 \h </w:instrText>
        </w:r>
        <w:r w:rsidR="0078564C">
          <w:rPr>
            <w:noProof/>
            <w:webHidden/>
          </w:rPr>
        </w:r>
        <w:r w:rsidR="0078564C">
          <w:rPr>
            <w:noProof/>
            <w:webHidden/>
          </w:rPr>
          <w:fldChar w:fldCharType="separate"/>
        </w:r>
        <w:r w:rsidR="000C47D8">
          <w:rPr>
            <w:noProof/>
            <w:webHidden/>
          </w:rPr>
          <w:t>19</w:t>
        </w:r>
        <w:r w:rsidR="0078564C">
          <w:rPr>
            <w:noProof/>
            <w:webHidden/>
          </w:rPr>
          <w:fldChar w:fldCharType="end"/>
        </w:r>
      </w:hyperlink>
    </w:p>
    <w:p w14:paraId="56CDA568" w14:textId="1BD568AA" w:rsidR="0078564C" w:rsidRDefault="002E17D2" w:rsidP="0078564C">
      <w:pPr>
        <w:pStyle w:val="TOC4"/>
        <w:tabs>
          <w:tab w:val="left" w:pos="1560"/>
          <w:tab w:val="right" w:leader="dot" w:pos="9062"/>
        </w:tabs>
        <w:spacing w:line="276" w:lineRule="auto"/>
        <w:rPr>
          <w:rFonts w:asciiTheme="minorHAnsi" w:eastAsiaTheme="minorEastAsia" w:hAnsiTheme="minorHAnsi" w:cstheme="minorBidi"/>
          <w:noProof/>
          <w:sz w:val="22"/>
          <w:szCs w:val="22"/>
        </w:rPr>
      </w:pPr>
      <w:hyperlink w:anchor="_Toc121066524" w:history="1">
        <w:r w:rsidR="0078564C" w:rsidRPr="00400398">
          <w:rPr>
            <w:rStyle w:val="Hyperlink"/>
            <w:noProof/>
          </w:rPr>
          <w:t>2.1.1.</w:t>
        </w:r>
        <w:r w:rsidR="0078564C">
          <w:rPr>
            <w:rFonts w:asciiTheme="minorHAnsi" w:eastAsiaTheme="minorEastAsia" w:hAnsiTheme="minorHAnsi" w:cstheme="minorBidi"/>
            <w:noProof/>
            <w:sz w:val="22"/>
            <w:szCs w:val="22"/>
          </w:rPr>
          <w:tab/>
        </w:r>
        <w:r w:rsidR="0078564C" w:rsidRPr="00400398">
          <w:rPr>
            <w:rStyle w:val="Hyperlink"/>
            <w:noProof/>
          </w:rPr>
          <w:t>User</w:t>
        </w:r>
        <w:r w:rsidR="0078564C">
          <w:rPr>
            <w:noProof/>
            <w:webHidden/>
          </w:rPr>
          <w:tab/>
        </w:r>
        <w:r w:rsidR="0078564C">
          <w:rPr>
            <w:noProof/>
            <w:webHidden/>
          </w:rPr>
          <w:fldChar w:fldCharType="begin"/>
        </w:r>
        <w:r w:rsidR="0078564C">
          <w:rPr>
            <w:noProof/>
            <w:webHidden/>
          </w:rPr>
          <w:instrText xml:space="preserve"> PAGEREF _Toc121066524 \h </w:instrText>
        </w:r>
        <w:r w:rsidR="0078564C">
          <w:rPr>
            <w:noProof/>
            <w:webHidden/>
          </w:rPr>
        </w:r>
        <w:r w:rsidR="0078564C">
          <w:rPr>
            <w:noProof/>
            <w:webHidden/>
          </w:rPr>
          <w:fldChar w:fldCharType="separate"/>
        </w:r>
        <w:r w:rsidR="000C47D8">
          <w:rPr>
            <w:noProof/>
            <w:webHidden/>
          </w:rPr>
          <w:t>19</w:t>
        </w:r>
        <w:r w:rsidR="0078564C">
          <w:rPr>
            <w:noProof/>
            <w:webHidden/>
          </w:rPr>
          <w:fldChar w:fldCharType="end"/>
        </w:r>
      </w:hyperlink>
    </w:p>
    <w:p w14:paraId="2A4F5B60" w14:textId="274B7EAE" w:rsidR="0078564C" w:rsidRDefault="002E17D2" w:rsidP="0078564C">
      <w:pPr>
        <w:pStyle w:val="TOC4"/>
        <w:tabs>
          <w:tab w:val="left" w:pos="1560"/>
          <w:tab w:val="right" w:leader="dot" w:pos="9062"/>
        </w:tabs>
        <w:spacing w:line="276" w:lineRule="auto"/>
        <w:rPr>
          <w:rFonts w:asciiTheme="minorHAnsi" w:eastAsiaTheme="minorEastAsia" w:hAnsiTheme="minorHAnsi" w:cstheme="minorBidi"/>
          <w:noProof/>
          <w:sz w:val="22"/>
          <w:szCs w:val="22"/>
        </w:rPr>
      </w:pPr>
      <w:hyperlink w:anchor="_Toc121066525" w:history="1">
        <w:r w:rsidR="0078564C" w:rsidRPr="00400398">
          <w:rPr>
            <w:rStyle w:val="Hyperlink"/>
            <w:noProof/>
          </w:rPr>
          <w:t>2.1.2.</w:t>
        </w:r>
        <w:r w:rsidR="0078564C">
          <w:rPr>
            <w:rFonts w:asciiTheme="minorHAnsi" w:eastAsiaTheme="minorEastAsia" w:hAnsiTheme="minorHAnsi" w:cstheme="minorBidi"/>
            <w:noProof/>
            <w:sz w:val="22"/>
            <w:szCs w:val="22"/>
          </w:rPr>
          <w:tab/>
        </w:r>
        <w:r w:rsidR="0078564C" w:rsidRPr="00400398">
          <w:rPr>
            <w:rStyle w:val="Hyperlink"/>
            <w:noProof/>
          </w:rPr>
          <w:t>Trang chủ</w:t>
        </w:r>
        <w:r w:rsidR="0078564C">
          <w:rPr>
            <w:noProof/>
            <w:webHidden/>
          </w:rPr>
          <w:tab/>
        </w:r>
        <w:r w:rsidR="0078564C">
          <w:rPr>
            <w:noProof/>
            <w:webHidden/>
          </w:rPr>
          <w:fldChar w:fldCharType="begin"/>
        </w:r>
        <w:r w:rsidR="0078564C">
          <w:rPr>
            <w:noProof/>
            <w:webHidden/>
          </w:rPr>
          <w:instrText xml:space="preserve"> PAGEREF _Toc121066525 \h </w:instrText>
        </w:r>
        <w:r w:rsidR="0078564C">
          <w:rPr>
            <w:noProof/>
            <w:webHidden/>
          </w:rPr>
        </w:r>
        <w:r w:rsidR="0078564C">
          <w:rPr>
            <w:noProof/>
            <w:webHidden/>
          </w:rPr>
          <w:fldChar w:fldCharType="separate"/>
        </w:r>
        <w:r w:rsidR="000C47D8">
          <w:rPr>
            <w:noProof/>
            <w:webHidden/>
          </w:rPr>
          <w:t>21</w:t>
        </w:r>
        <w:r w:rsidR="0078564C">
          <w:rPr>
            <w:noProof/>
            <w:webHidden/>
          </w:rPr>
          <w:fldChar w:fldCharType="end"/>
        </w:r>
      </w:hyperlink>
    </w:p>
    <w:p w14:paraId="41714E7D" w14:textId="558D83D6" w:rsidR="0078564C" w:rsidRDefault="002E17D2" w:rsidP="0078564C">
      <w:pPr>
        <w:pStyle w:val="TOC4"/>
        <w:tabs>
          <w:tab w:val="left" w:pos="1560"/>
          <w:tab w:val="right" w:leader="dot" w:pos="9062"/>
        </w:tabs>
        <w:spacing w:line="276" w:lineRule="auto"/>
        <w:rPr>
          <w:rFonts w:asciiTheme="minorHAnsi" w:eastAsiaTheme="minorEastAsia" w:hAnsiTheme="minorHAnsi" w:cstheme="minorBidi"/>
          <w:noProof/>
          <w:sz w:val="22"/>
          <w:szCs w:val="22"/>
        </w:rPr>
      </w:pPr>
      <w:hyperlink w:anchor="_Toc121066526" w:history="1">
        <w:r w:rsidR="0078564C" w:rsidRPr="00400398">
          <w:rPr>
            <w:rStyle w:val="Hyperlink"/>
            <w:noProof/>
          </w:rPr>
          <w:t>2.1.3.</w:t>
        </w:r>
        <w:r w:rsidR="0078564C">
          <w:rPr>
            <w:rFonts w:asciiTheme="minorHAnsi" w:eastAsiaTheme="minorEastAsia" w:hAnsiTheme="minorHAnsi" w:cstheme="minorBidi"/>
            <w:noProof/>
            <w:sz w:val="22"/>
            <w:szCs w:val="22"/>
          </w:rPr>
          <w:tab/>
        </w:r>
        <w:r w:rsidR="0078564C" w:rsidRPr="00400398">
          <w:rPr>
            <w:rStyle w:val="Hyperlink"/>
            <w:noProof/>
          </w:rPr>
          <w:t>Ghi chú</w:t>
        </w:r>
        <w:r w:rsidR="0078564C">
          <w:rPr>
            <w:noProof/>
            <w:webHidden/>
          </w:rPr>
          <w:tab/>
        </w:r>
        <w:r w:rsidR="0078564C">
          <w:rPr>
            <w:noProof/>
            <w:webHidden/>
          </w:rPr>
          <w:fldChar w:fldCharType="begin"/>
        </w:r>
        <w:r w:rsidR="0078564C">
          <w:rPr>
            <w:noProof/>
            <w:webHidden/>
          </w:rPr>
          <w:instrText xml:space="preserve"> PAGEREF _Toc121066526 \h </w:instrText>
        </w:r>
        <w:r w:rsidR="0078564C">
          <w:rPr>
            <w:noProof/>
            <w:webHidden/>
          </w:rPr>
        </w:r>
        <w:r w:rsidR="0078564C">
          <w:rPr>
            <w:noProof/>
            <w:webHidden/>
          </w:rPr>
          <w:fldChar w:fldCharType="separate"/>
        </w:r>
        <w:r w:rsidR="000C47D8">
          <w:rPr>
            <w:noProof/>
            <w:webHidden/>
          </w:rPr>
          <w:t>21</w:t>
        </w:r>
        <w:r w:rsidR="0078564C">
          <w:rPr>
            <w:noProof/>
            <w:webHidden/>
          </w:rPr>
          <w:fldChar w:fldCharType="end"/>
        </w:r>
      </w:hyperlink>
    </w:p>
    <w:p w14:paraId="32DCD85E" w14:textId="09D5AC89" w:rsidR="0078564C" w:rsidRDefault="002E17D2" w:rsidP="0078564C">
      <w:pPr>
        <w:pStyle w:val="TOC4"/>
        <w:tabs>
          <w:tab w:val="left" w:pos="1560"/>
          <w:tab w:val="right" w:leader="dot" w:pos="9062"/>
        </w:tabs>
        <w:spacing w:line="276" w:lineRule="auto"/>
        <w:rPr>
          <w:rFonts w:asciiTheme="minorHAnsi" w:eastAsiaTheme="minorEastAsia" w:hAnsiTheme="minorHAnsi" w:cstheme="minorBidi"/>
          <w:noProof/>
          <w:sz w:val="22"/>
          <w:szCs w:val="22"/>
        </w:rPr>
      </w:pPr>
      <w:hyperlink w:anchor="_Toc121066527" w:history="1">
        <w:r w:rsidR="0078564C" w:rsidRPr="00400398">
          <w:rPr>
            <w:rStyle w:val="Hyperlink"/>
            <w:noProof/>
          </w:rPr>
          <w:t>2.1.4.</w:t>
        </w:r>
        <w:r w:rsidR="0078564C">
          <w:rPr>
            <w:rFonts w:asciiTheme="minorHAnsi" w:eastAsiaTheme="minorEastAsia" w:hAnsiTheme="minorHAnsi" w:cstheme="minorBidi"/>
            <w:noProof/>
            <w:sz w:val="22"/>
            <w:szCs w:val="22"/>
          </w:rPr>
          <w:tab/>
        </w:r>
        <w:r w:rsidR="0078564C" w:rsidRPr="00400398">
          <w:rPr>
            <w:rStyle w:val="Hyperlink"/>
            <w:noProof/>
          </w:rPr>
          <w:t>Tập ghi chú</w:t>
        </w:r>
        <w:r w:rsidR="0078564C">
          <w:rPr>
            <w:noProof/>
            <w:webHidden/>
          </w:rPr>
          <w:tab/>
        </w:r>
        <w:r w:rsidR="0078564C">
          <w:rPr>
            <w:noProof/>
            <w:webHidden/>
          </w:rPr>
          <w:fldChar w:fldCharType="begin"/>
        </w:r>
        <w:r w:rsidR="0078564C">
          <w:rPr>
            <w:noProof/>
            <w:webHidden/>
          </w:rPr>
          <w:instrText xml:space="preserve"> PAGEREF _Toc121066527 \h </w:instrText>
        </w:r>
        <w:r w:rsidR="0078564C">
          <w:rPr>
            <w:noProof/>
            <w:webHidden/>
          </w:rPr>
        </w:r>
        <w:r w:rsidR="0078564C">
          <w:rPr>
            <w:noProof/>
            <w:webHidden/>
          </w:rPr>
          <w:fldChar w:fldCharType="separate"/>
        </w:r>
        <w:r w:rsidR="000C47D8">
          <w:rPr>
            <w:noProof/>
            <w:webHidden/>
          </w:rPr>
          <w:t>22</w:t>
        </w:r>
        <w:r w:rsidR="0078564C">
          <w:rPr>
            <w:noProof/>
            <w:webHidden/>
          </w:rPr>
          <w:fldChar w:fldCharType="end"/>
        </w:r>
      </w:hyperlink>
    </w:p>
    <w:p w14:paraId="5D656883" w14:textId="3190DEB9" w:rsidR="0078564C" w:rsidRDefault="002E17D2" w:rsidP="0078564C">
      <w:pPr>
        <w:pStyle w:val="TOC4"/>
        <w:tabs>
          <w:tab w:val="left" w:pos="1560"/>
          <w:tab w:val="right" w:leader="dot" w:pos="9062"/>
        </w:tabs>
        <w:spacing w:line="276" w:lineRule="auto"/>
        <w:rPr>
          <w:rFonts w:asciiTheme="minorHAnsi" w:eastAsiaTheme="minorEastAsia" w:hAnsiTheme="minorHAnsi" w:cstheme="minorBidi"/>
          <w:noProof/>
          <w:sz w:val="22"/>
          <w:szCs w:val="22"/>
        </w:rPr>
      </w:pPr>
      <w:hyperlink w:anchor="_Toc121066528" w:history="1">
        <w:r w:rsidR="0078564C" w:rsidRPr="00400398">
          <w:rPr>
            <w:rStyle w:val="Hyperlink"/>
            <w:noProof/>
          </w:rPr>
          <w:t>2.1.5.</w:t>
        </w:r>
        <w:r w:rsidR="0078564C">
          <w:rPr>
            <w:rFonts w:asciiTheme="minorHAnsi" w:eastAsiaTheme="minorEastAsia" w:hAnsiTheme="minorHAnsi" w:cstheme="minorBidi"/>
            <w:noProof/>
            <w:sz w:val="22"/>
            <w:szCs w:val="22"/>
          </w:rPr>
          <w:tab/>
        </w:r>
        <w:r w:rsidR="0078564C" w:rsidRPr="00400398">
          <w:rPr>
            <w:rStyle w:val="Hyperlink"/>
            <w:noProof/>
          </w:rPr>
          <w:t>Ghi chú yêu thích</w:t>
        </w:r>
        <w:r w:rsidR="0078564C">
          <w:rPr>
            <w:noProof/>
            <w:webHidden/>
          </w:rPr>
          <w:tab/>
        </w:r>
        <w:r w:rsidR="0078564C">
          <w:rPr>
            <w:noProof/>
            <w:webHidden/>
          </w:rPr>
          <w:fldChar w:fldCharType="begin"/>
        </w:r>
        <w:r w:rsidR="0078564C">
          <w:rPr>
            <w:noProof/>
            <w:webHidden/>
          </w:rPr>
          <w:instrText xml:space="preserve"> PAGEREF _Toc121066528 \h </w:instrText>
        </w:r>
        <w:r w:rsidR="0078564C">
          <w:rPr>
            <w:noProof/>
            <w:webHidden/>
          </w:rPr>
        </w:r>
        <w:r w:rsidR="0078564C">
          <w:rPr>
            <w:noProof/>
            <w:webHidden/>
          </w:rPr>
          <w:fldChar w:fldCharType="separate"/>
        </w:r>
        <w:r w:rsidR="000C47D8">
          <w:rPr>
            <w:noProof/>
            <w:webHidden/>
          </w:rPr>
          <w:t>23</w:t>
        </w:r>
        <w:r w:rsidR="0078564C">
          <w:rPr>
            <w:noProof/>
            <w:webHidden/>
          </w:rPr>
          <w:fldChar w:fldCharType="end"/>
        </w:r>
      </w:hyperlink>
    </w:p>
    <w:p w14:paraId="166745AE" w14:textId="7F003601" w:rsidR="0078564C" w:rsidRDefault="002E17D2" w:rsidP="0078564C">
      <w:pPr>
        <w:pStyle w:val="TOC4"/>
        <w:tabs>
          <w:tab w:val="left" w:pos="1560"/>
          <w:tab w:val="right" w:leader="dot" w:pos="9062"/>
        </w:tabs>
        <w:spacing w:line="276" w:lineRule="auto"/>
        <w:rPr>
          <w:rFonts w:asciiTheme="minorHAnsi" w:eastAsiaTheme="minorEastAsia" w:hAnsiTheme="minorHAnsi" w:cstheme="minorBidi"/>
          <w:noProof/>
          <w:sz w:val="22"/>
          <w:szCs w:val="22"/>
        </w:rPr>
      </w:pPr>
      <w:hyperlink w:anchor="_Toc121066529" w:history="1">
        <w:r w:rsidR="0078564C" w:rsidRPr="00400398">
          <w:rPr>
            <w:rStyle w:val="Hyperlink"/>
            <w:noProof/>
          </w:rPr>
          <w:t>2.1.6.</w:t>
        </w:r>
        <w:r w:rsidR="0078564C">
          <w:rPr>
            <w:rFonts w:asciiTheme="minorHAnsi" w:eastAsiaTheme="minorEastAsia" w:hAnsiTheme="minorHAnsi" w:cstheme="minorBidi"/>
            <w:noProof/>
            <w:sz w:val="22"/>
            <w:szCs w:val="22"/>
          </w:rPr>
          <w:tab/>
        </w:r>
        <w:r w:rsidR="0078564C" w:rsidRPr="00400398">
          <w:rPr>
            <w:rStyle w:val="Hyperlink"/>
            <w:noProof/>
          </w:rPr>
          <w:t>Lập lịch</w:t>
        </w:r>
        <w:r w:rsidR="0078564C">
          <w:rPr>
            <w:noProof/>
            <w:webHidden/>
          </w:rPr>
          <w:tab/>
        </w:r>
        <w:r w:rsidR="0078564C">
          <w:rPr>
            <w:noProof/>
            <w:webHidden/>
          </w:rPr>
          <w:fldChar w:fldCharType="begin"/>
        </w:r>
        <w:r w:rsidR="0078564C">
          <w:rPr>
            <w:noProof/>
            <w:webHidden/>
          </w:rPr>
          <w:instrText xml:space="preserve"> PAGEREF _Toc121066529 \h </w:instrText>
        </w:r>
        <w:r w:rsidR="0078564C">
          <w:rPr>
            <w:noProof/>
            <w:webHidden/>
          </w:rPr>
        </w:r>
        <w:r w:rsidR="0078564C">
          <w:rPr>
            <w:noProof/>
            <w:webHidden/>
          </w:rPr>
          <w:fldChar w:fldCharType="separate"/>
        </w:r>
        <w:r w:rsidR="000C47D8">
          <w:rPr>
            <w:noProof/>
            <w:webHidden/>
          </w:rPr>
          <w:t>23</w:t>
        </w:r>
        <w:r w:rsidR="0078564C">
          <w:rPr>
            <w:noProof/>
            <w:webHidden/>
          </w:rPr>
          <w:fldChar w:fldCharType="end"/>
        </w:r>
      </w:hyperlink>
    </w:p>
    <w:p w14:paraId="12E8E0C2" w14:textId="08798453" w:rsidR="0078564C" w:rsidRDefault="002E17D2" w:rsidP="0078564C">
      <w:pPr>
        <w:pStyle w:val="TOC3"/>
        <w:tabs>
          <w:tab w:val="left" w:pos="1040"/>
          <w:tab w:val="right" w:leader="dot" w:pos="9062"/>
        </w:tabs>
        <w:spacing w:line="276" w:lineRule="auto"/>
        <w:rPr>
          <w:rFonts w:asciiTheme="minorHAnsi" w:eastAsiaTheme="minorEastAsia" w:hAnsiTheme="minorHAnsi" w:cstheme="minorBidi"/>
          <w:noProof/>
          <w:sz w:val="22"/>
          <w:szCs w:val="22"/>
        </w:rPr>
      </w:pPr>
      <w:hyperlink w:anchor="_Toc121066530" w:history="1">
        <w:r w:rsidR="0078564C" w:rsidRPr="00400398">
          <w:rPr>
            <w:rStyle w:val="Hyperlink"/>
            <w:noProof/>
          </w:rPr>
          <w:t>2.2.</w:t>
        </w:r>
        <w:r w:rsidR="0078564C">
          <w:rPr>
            <w:rFonts w:asciiTheme="minorHAnsi" w:eastAsiaTheme="minorEastAsia" w:hAnsiTheme="minorHAnsi" w:cstheme="minorBidi"/>
            <w:noProof/>
            <w:sz w:val="22"/>
            <w:szCs w:val="22"/>
          </w:rPr>
          <w:tab/>
        </w:r>
        <w:r w:rsidR="0078564C" w:rsidRPr="00400398">
          <w:rPr>
            <w:rStyle w:val="Hyperlink"/>
            <w:noProof/>
          </w:rPr>
          <w:t>Xây dựng chương trình trên Android và IOS</w:t>
        </w:r>
        <w:r w:rsidR="0078564C">
          <w:rPr>
            <w:noProof/>
            <w:webHidden/>
          </w:rPr>
          <w:tab/>
        </w:r>
        <w:r w:rsidR="0078564C">
          <w:rPr>
            <w:noProof/>
            <w:webHidden/>
          </w:rPr>
          <w:fldChar w:fldCharType="begin"/>
        </w:r>
        <w:r w:rsidR="0078564C">
          <w:rPr>
            <w:noProof/>
            <w:webHidden/>
          </w:rPr>
          <w:instrText xml:space="preserve"> PAGEREF _Toc121066530 \h </w:instrText>
        </w:r>
        <w:r w:rsidR="0078564C">
          <w:rPr>
            <w:noProof/>
            <w:webHidden/>
          </w:rPr>
        </w:r>
        <w:r w:rsidR="0078564C">
          <w:rPr>
            <w:noProof/>
            <w:webHidden/>
          </w:rPr>
          <w:fldChar w:fldCharType="separate"/>
        </w:r>
        <w:r w:rsidR="000C47D8">
          <w:rPr>
            <w:noProof/>
            <w:webHidden/>
          </w:rPr>
          <w:t>24</w:t>
        </w:r>
        <w:r w:rsidR="0078564C">
          <w:rPr>
            <w:noProof/>
            <w:webHidden/>
          </w:rPr>
          <w:fldChar w:fldCharType="end"/>
        </w:r>
      </w:hyperlink>
    </w:p>
    <w:p w14:paraId="0B031CF7" w14:textId="08F3660D" w:rsidR="0078564C" w:rsidRDefault="002E17D2" w:rsidP="0078564C">
      <w:pPr>
        <w:pStyle w:val="TOC4"/>
        <w:tabs>
          <w:tab w:val="left" w:pos="1560"/>
          <w:tab w:val="right" w:leader="dot" w:pos="9062"/>
        </w:tabs>
        <w:spacing w:line="276" w:lineRule="auto"/>
        <w:rPr>
          <w:rFonts w:asciiTheme="minorHAnsi" w:eastAsiaTheme="minorEastAsia" w:hAnsiTheme="minorHAnsi" w:cstheme="minorBidi"/>
          <w:noProof/>
          <w:sz w:val="22"/>
          <w:szCs w:val="22"/>
        </w:rPr>
      </w:pPr>
      <w:hyperlink w:anchor="_Toc121066531" w:history="1">
        <w:r w:rsidR="0078564C" w:rsidRPr="00400398">
          <w:rPr>
            <w:rStyle w:val="Hyperlink"/>
            <w:noProof/>
          </w:rPr>
          <w:t>2.2.1.</w:t>
        </w:r>
        <w:r w:rsidR="0078564C">
          <w:rPr>
            <w:rFonts w:asciiTheme="minorHAnsi" w:eastAsiaTheme="minorEastAsia" w:hAnsiTheme="minorHAnsi" w:cstheme="minorBidi"/>
            <w:noProof/>
            <w:sz w:val="22"/>
            <w:szCs w:val="22"/>
          </w:rPr>
          <w:tab/>
        </w:r>
        <w:r w:rsidR="0078564C" w:rsidRPr="00400398">
          <w:rPr>
            <w:rStyle w:val="Hyperlink"/>
            <w:noProof/>
          </w:rPr>
          <w:t>User</w:t>
        </w:r>
        <w:r w:rsidR="0078564C">
          <w:rPr>
            <w:noProof/>
            <w:webHidden/>
          </w:rPr>
          <w:tab/>
        </w:r>
        <w:r w:rsidR="0078564C">
          <w:rPr>
            <w:noProof/>
            <w:webHidden/>
          </w:rPr>
          <w:fldChar w:fldCharType="begin"/>
        </w:r>
        <w:r w:rsidR="0078564C">
          <w:rPr>
            <w:noProof/>
            <w:webHidden/>
          </w:rPr>
          <w:instrText xml:space="preserve"> PAGEREF _Toc121066531 \h </w:instrText>
        </w:r>
        <w:r w:rsidR="0078564C">
          <w:rPr>
            <w:noProof/>
            <w:webHidden/>
          </w:rPr>
        </w:r>
        <w:r w:rsidR="0078564C">
          <w:rPr>
            <w:noProof/>
            <w:webHidden/>
          </w:rPr>
          <w:fldChar w:fldCharType="separate"/>
        </w:r>
        <w:r w:rsidR="000C47D8">
          <w:rPr>
            <w:noProof/>
            <w:webHidden/>
          </w:rPr>
          <w:t>24</w:t>
        </w:r>
        <w:r w:rsidR="0078564C">
          <w:rPr>
            <w:noProof/>
            <w:webHidden/>
          </w:rPr>
          <w:fldChar w:fldCharType="end"/>
        </w:r>
      </w:hyperlink>
    </w:p>
    <w:p w14:paraId="117AE2D6" w14:textId="6FE9B4E5" w:rsidR="0078564C" w:rsidRDefault="002E17D2" w:rsidP="0078564C">
      <w:pPr>
        <w:pStyle w:val="TOC4"/>
        <w:tabs>
          <w:tab w:val="left" w:pos="1560"/>
          <w:tab w:val="right" w:leader="dot" w:pos="9062"/>
        </w:tabs>
        <w:spacing w:line="276" w:lineRule="auto"/>
        <w:rPr>
          <w:rFonts w:asciiTheme="minorHAnsi" w:eastAsiaTheme="minorEastAsia" w:hAnsiTheme="minorHAnsi" w:cstheme="minorBidi"/>
          <w:noProof/>
          <w:sz w:val="22"/>
          <w:szCs w:val="22"/>
        </w:rPr>
      </w:pPr>
      <w:hyperlink w:anchor="_Toc121066532" w:history="1">
        <w:r w:rsidR="0078564C" w:rsidRPr="00400398">
          <w:rPr>
            <w:rStyle w:val="Hyperlink"/>
            <w:noProof/>
          </w:rPr>
          <w:t>2.2.2.</w:t>
        </w:r>
        <w:r w:rsidR="0078564C">
          <w:rPr>
            <w:rFonts w:asciiTheme="minorHAnsi" w:eastAsiaTheme="minorEastAsia" w:hAnsiTheme="minorHAnsi" w:cstheme="minorBidi"/>
            <w:noProof/>
            <w:sz w:val="22"/>
            <w:szCs w:val="22"/>
          </w:rPr>
          <w:tab/>
        </w:r>
        <w:r w:rsidR="0078564C" w:rsidRPr="00400398">
          <w:rPr>
            <w:rStyle w:val="Hyperlink"/>
            <w:noProof/>
          </w:rPr>
          <w:t>Trang chủ</w:t>
        </w:r>
        <w:r w:rsidR="0078564C">
          <w:rPr>
            <w:noProof/>
            <w:webHidden/>
          </w:rPr>
          <w:tab/>
        </w:r>
        <w:r w:rsidR="0078564C">
          <w:rPr>
            <w:noProof/>
            <w:webHidden/>
          </w:rPr>
          <w:fldChar w:fldCharType="begin"/>
        </w:r>
        <w:r w:rsidR="0078564C">
          <w:rPr>
            <w:noProof/>
            <w:webHidden/>
          </w:rPr>
          <w:instrText xml:space="preserve"> PAGEREF _Toc121066532 \h </w:instrText>
        </w:r>
        <w:r w:rsidR="0078564C">
          <w:rPr>
            <w:noProof/>
            <w:webHidden/>
          </w:rPr>
        </w:r>
        <w:r w:rsidR="0078564C">
          <w:rPr>
            <w:noProof/>
            <w:webHidden/>
          </w:rPr>
          <w:fldChar w:fldCharType="separate"/>
        </w:r>
        <w:r w:rsidR="000C47D8">
          <w:rPr>
            <w:noProof/>
            <w:webHidden/>
          </w:rPr>
          <w:t>28</w:t>
        </w:r>
        <w:r w:rsidR="0078564C">
          <w:rPr>
            <w:noProof/>
            <w:webHidden/>
          </w:rPr>
          <w:fldChar w:fldCharType="end"/>
        </w:r>
      </w:hyperlink>
    </w:p>
    <w:p w14:paraId="325CDA93" w14:textId="335350DB" w:rsidR="0078564C" w:rsidRDefault="002E17D2" w:rsidP="0078564C">
      <w:pPr>
        <w:pStyle w:val="TOC4"/>
        <w:tabs>
          <w:tab w:val="left" w:pos="1560"/>
          <w:tab w:val="right" w:leader="dot" w:pos="9062"/>
        </w:tabs>
        <w:spacing w:line="276" w:lineRule="auto"/>
        <w:rPr>
          <w:rFonts w:asciiTheme="minorHAnsi" w:eastAsiaTheme="minorEastAsia" w:hAnsiTheme="minorHAnsi" w:cstheme="minorBidi"/>
          <w:noProof/>
          <w:sz w:val="22"/>
          <w:szCs w:val="22"/>
        </w:rPr>
      </w:pPr>
      <w:hyperlink w:anchor="_Toc121066533" w:history="1">
        <w:r w:rsidR="0078564C" w:rsidRPr="00400398">
          <w:rPr>
            <w:rStyle w:val="Hyperlink"/>
            <w:noProof/>
          </w:rPr>
          <w:t>2.2.3.</w:t>
        </w:r>
        <w:r w:rsidR="0078564C">
          <w:rPr>
            <w:rFonts w:asciiTheme="minorHAnsi" w:eastAsiaTheme="minorEastAsia" w:hAnsiTheme="minorHAnsi" w:cstheme="minorBidi"/>
            <w:noProof/>
            <w:sz w:val="22"/>
            <w:szCs w:val="22"/>
          </w:rPr>
          <w:tab/>
        </w:r>
        <w:r w:rsidR="0078564C" w:rsidRPr="00400398">
          <w:rPr>
            <w:rStyle w:val="Hyperlink"/>
            <w:noProof/>
          </w:rPr>
          <w:t>Ghi chú</w:t>
        </w:r>
        <w:r w:rsidR="0078564C">
          <w:rPr>
            <w:noProof/>
            <w:webHidden/>
          </w:rPr>
          <w:tab/>
        </w:r>
        <w:r w:rsidR="0078564C">
          <w:rPr>
            <w:noProof/>
            <w:webHidden/>
          </w:rPr>
          <w:fldChar w:fldCharType="begin"/>
        </w:r>
        <w:r w:rsidR="0078564C">
          <w:rPr>
            <w:noProof/>
            <w:webHidden/>
          </w:rPr>
          <w:instrText xml:space="preserve"> PAGEREF _Toc121066533 \h </w:instrText>
        </w:r>
        <w:r w:rsidR="0078564C">
          <w:rPr>
            <w:noProof/>
            <w:webHidden/>
          </w:rPr>
        </w:r>
        <w:r w:rsidR="0078564C">
          <w:rPr>
            <w:noProof/>
            <w:webHidden/>
          </w:rPr>
          <w:fldChar w:fldCharType="separate"/>
        </w:r>
        <w:r w:rsidR="000C47D8">
          <w:rPr>
            <w:noProof/>
            <w:webHidden/>
          </w:rPr>
          <w:t>29</w:t>
        </w:r>
        <w:r w:rsidR="0078564C">
          <w:rPr>
            <w:noProof/>
            <w:webHidden/>
          </w:rPr>
          <w:fldChar w:fldCharType="end"/>
        </w:r>
      </w:hyperlink>
    </w:p>
    <w:p w14:paraId="2F3A0109" w14:textId="403E8D59" w:rsidR="0078564C" w:rsidRDefault="002E17D2" w:rsidP="0078564C">
      <w:pPr>
        <w:pStyle w:val="TOC4"/>
        <w:tabs>
          <w:tab w:val="left" w:pos="1560"/>
          <w:tab w:val="right" w:leader="dot" w:pos="9062"/>
        </w:tabs>
        <w:spacing w:line="276" w:lineRule="auto"/>
        <w:rPr>
          <w:rFonts w:asciiTheme="minorHAnsi" w:eastAsiaTheme="minorEastAsia" w:hAnsiTheme="minorHAnsi" w:cstheme="minorBidi"/>
          <w:noProof/>
          <w:sz w:val="22"/>
          <w:szCs w:val="22"/>
        </w:rPr>
      </w:pPr>
      <w:hyperlink w:anchor="_Toc121066534" w:history="1">
        <w:r w:rsidR="0078564C" w:rsidRPr="00400398">
          <w:rPr>
            <w:rStyle w:val="Hyperlink"/>
            <w:noProof/>
          </w:rPr>
          <w:t>2.2.4.</w:t>
        </w:r>
        <w:r w:rsidR="0078564C">
          <w:rPr>
            <w:rFonts w:asciiTheme="minorHAnsi" w:eastAsiaTheme="minorEastAsia" w:hAnsiTheme="minorHAnsi" w:cstheme="minorBidi"/>
            <w:noProof/>
            <w:sz w:val="22"/>
            <w:szCs w:val="22"/>
          </w:rPr>
          <w:tab/>
        </w:r>
        <w:r w:rsidR="0078564C" w:rsidRPr="00400398">
          <w:rPr>
            <w:rStyle w:val="Hyperlink"/>
            <w:noProof/>
          </w:rPr>
          <w:t>Tập ghi chú</w:t>
        </w:r>
        <w:r w:rsidR="0078564C">
          <w:rPr>
            <w:noProof/>
            <w:webHidden/>
          </w:rPr>
          <w:tab/>
        </w:r>
        <w:r w:rsidR="0078564C">
          <w:rPr>
            <w:noProof/>
            <w:webHidden/>
          </w:rPr>
          <w:fldChar w:fldCharType="begin"/>
        </w:r>
        <w:r w:rsidR="0078564C">
          <w:rPr>
            <w:noProof/>
            <w:webHidden/>
          </w:rPr>
          <w:instrText xml:space="preserve"> PAGEREF _Toc121066534 \h </w:instrText>
        </w:r>
        <w:r w:rsidR="0078564C">
          <w:rPr>
            <w:noProof/>
            <w:webHidden/>
          </w:rPr>
        </w:r>
        <w:r w:rsidR="0078564C">
          <w:rPr>
            <w:noProof/>
            <w:webHidden/>
          </w:rPr>
          <w:fldChar w:fldCharType="separate"/>
        </w:r>
        <w:r w:rsidR="000C47D8">
          <w:rPr>
            <w:noProof/>
            <w:webHidden/>
          </w:rPr>
          <w:t>31</w:t>
        </w:r>
        <w:r w:rsidR="0078564C">
          <w:rPr>
            <w:noProof/>
            <w:webHidden/>
          </w:rPr>
          <w:fldChar w:fldCharType="end"/>
        </w:r>
      </w:hyperlink>
    </w:p>
    <w:p w14:paraId="5F46829F" w14:textId="28E6CEEB" w:rsidR="0078564C" w:rsidRDefault="002E17D2" w:rsidP="0078564C">
      <w:pPr>
        <w:pStyle w:val="TOC4"/>
        <w:tabs>
          <w:tab w:val="left" w:pos="1560"/>
          <w:tab w:val="right" w:leader="dot" w:pos="9062"/>
        </w:tabs>
        <w:spacing w:line="276" w:lineRule="auto"/>
        <w:rPr>
          <w:rFonts w:asciiTheme="minorHAnsi" w:eastAsiaTheme="minorEastAsia" w:hAnsiTheme="minorHAnsi" w:cstheme="minorBidi"/>
          <w:noProof/>
          <w:sz w:val="22"/>
          <w:szCs w:val="22"/>
        </w:rPr>
      </w:pPr>
      <w:hyperlink w:anchor="_Toc121066535" w:history="1">
        <w:r w:rsidR="0078564C" w:rsidRPr="00400398">
          <w:rPr>
            <w:rStyle w:val="Hyperlink"/>
            <w:noProof/>
          </w:rPr>
          <w:t>2.2.5.</w:t>
        </w:r>
        <w:r w:rsidR="0078564C">
          <w:rPr>
            <w:rFonts w:asciiTheme="minorHAnsi" w:eastAsiaTheme="minorEastAsia" w:hAnsiTheme="minorHAnsi" w:cstheme="minorBidi"/>
            <w:noProof/>
            <w:sz w:val="22"/>
            <w:szCs w:val="22"/>
          </w:rPr>
          <w:tab/>
        </w:r>
        <w:r w:rsidR="0078564C" w:rsidRPr="00400398">
          <w:rPr>
            <w:rStyle w:val="Hyperlink"/>
            <w:noProof/>
          </w:rPr>
          <w:t>Ghi chú yêu thích</w:t>
        </w:r>
        <w:r w:rsidR="0078564C">
          <w:rPr>
            <w:noProof/>
            <w:webHidden/>
          </w:rPr>
          <w:tab/>
        </w:r>
        <w:r w:rsidR="0078564C">
          <w:rPr>
            <w:noProof/>
            <w:webHidden/>
          </w:rPr>
          <w:fldChar w:fldCharType="begin"/>
        </w:r>
        <w:r w:rsidR="0078564C">
          <w:rPr>
            <w:noProof/>
            <w:webHidden/>
          </w:rPr>
          <w:instrText xml:space="preserve"> PAGEREF _Toc121066535 \h </w:instrText>
        </w:r>
        <w:r w:rsidR="0078564C">
          <w:rPr>
            <w:noProof/>
            <w:webHidden/>
          </w:rPr>
        </w:r>
        <w:r w:rsidR="0078564C">
          <w:rPr>
            <w:noProof/>
            <w:webHidden/>
          </w:rPr>
          <w:fldChar w:fldCharType="separate"/>
        </w:r>
        <w:r w:rsidR="000C47D8">
          <w:rPr>
            <w:noProof/>
            <w:webHidden/>
          </w:rPr>
          <w:t>32</w:t>
        </w:r>
        <w:r w:rsidR="0078564C">
          <w:rPr>
            <w:noProof/>
            <w:webHidden/>
          </w:rPr>
          <w:fldChar w:fldCharType="end"/>
        </w:r>
      </w:hyperlink>
    </w:p>
    <w:p w14:paraId="2F0DEB20" w14:textId="4ECA090E" w:rsidR="0078564C" w:rsidRDefault="002E17D2" w:rsidP="0078564C">
      <w:pPr>
        <w:pStyle w:val="TOC4"/>
        <w:tabs>
          <w:tab w:val="left" w:pos="1560"/>
          <w:tab w:val="right" w:leader="dot" w:pos="9062"/>
        </w:tabs>
        <w:spacing w:line="276" w:lineRule="auto"/>
        <w:rPr>
          <w:rFonts w:asciiTheme="minorHAnsi" w:eastAsiaTheme="minorEastAsia" w:hAnsiTheme="minorHAnsi" w:cstheme="minorBidi"/>
          <w:noProof/>
          <w:sz w:val="22"/>
          <w:szCs w:val="22"/>
        </w:rPr>
      </w:pPr>
      <w:hyperlink w:anchor="_Toc121066536" w:history="1">
        <w:r w:rsidR="0078564C" w:rsidRPr="00400398">
          <w:rPr>
            <w:rStyle w:val="Hyperlink"/>
            <w:noProof/>
          </w:rPr>
          <w:t>2.2.6.</w:t>
        </w:r>
        <w:r w:rsidR="0078564C">
          <w:rPr>
            <w:rFonts w:asciiTheme="minorHAnsi" w:eastAsiaTheme="minorEastAsia" w:hAnsiTheme="minorHAnsi" w:cstheme="minorBidi"/>
            <w:noProof/>
            <w:sz w:val="22"/>
            <w:szCs w:val="22"/>
          </w:rPr>
          <w:tab/>
        </w:r>
        <w:r w:rsidR="0078564C" w:rsidRPr="00400398">
          <w:rPr>
            <w:rStyle w:val="Hyperlink"/>
            <w:noProof/>
          </w:rPr>
          <w:t>Lập lịch</w:t>
        </w:r>
        <w:r w:rsidR="0078564C">
          <w:rPr>
            <w:noProof/>
            <w:webHidden/>
          </w:rPr>
          <w:tab/>
        </w:r>
        <w:r w:rsidR="0078564C">
          <w:rPr>
            <w:noProof/>
            <w:webHidden/>
          </w:rPr>
          <w:fldChar w:fldCharType="begin"/>
        </w:r>
        <w:r w:rsidR="0078564C">
          <w:rPr>
            <w:noProof/>
            <w:webHidden/>
          </w:rPr>
          <w:instrText xml:space="preserve"> PAGEREF _Toc121066536 \h </w:instrText>
        </w:r>
        <w:r w:rsidR="0078564C">
          <w:rPr>
            <w:noProof/>
            <w:webHidden/>
          </w:rPr>
        </w:r>
        <w:r w:rsidR="0078564C">
          <w:rPr>
            <w:noProof/>
            <w:webHidden/>
          </w:rPr>
          <w:fldChar w:fldCharType="separate"/>
        </w:r>
        <w:r w:rsidR="000C47D8">
          <w:rPr>
            <w:noProof/>
            <w:webHidden/>
          </w:rPr>
          <w:t>33</w:t>
        </w:r>
        <w:r w:rsidR="0078564C">
          <w:rPr>
            <w:noProof/>
            <w:webHidden/>
          </w:rPr>
          <w:fldChar w:fldCharType="end"/>
        </w:r>
      </w:hyperlink>
    </w:p>
    <w:p w14:paraId="4401EA8A" w14:textId="62C21CED" w:rsidR="0078564C" w:rsidRDefault="002E17D2" w:rsidP="0078564C">
      <w:pPr>
        <w:pStyle w:val="TOC3"/>
        <w:tabs>
          <w:tab w:val="left" w:pos="1040"/>
          <w:tab w:val="right" w:leader="dot" w:pos="9062"/>
        </w:tabs>
        <w:spacing w:line="276" w:lineRule="auto"/>
        <w:rPr>
          <w:rFonts w:asciiTheme="minorHAnsi" w:eastAsiaTheme="minorEastAsia" w:hAnsiTheme="minorHAnsi" w:cstheme="minorBidi"/>
          <w:noProof/>
          <w:sz w:val="22"/>
          <w:szCs w:val="22"/>
        </w:rPr>
      </w:pPr>
      <w:hyperlink w:anchor="_Toc121066537" w:history="1">
        <w:r w:rsidR="0078564C" w:rsidRPr="00400398">
          <w:rPr>
            <w:rStyle w:val="Hyperlink"/>
            <w:noProof/>
          </w:rPr>
          <w:t>2.3.</w:t>
        </w:r>
        <w:r w:rsidR="0078564C">
          <w:rPr>
            <w:rFonts w:asciiTheme="minorHAnsi" w:eastAsiaTheme="minorEastAsia" w:hAnsiTheme="minorHAnsi" w:cstheme="minorBidi"/>
            <w:noProof/>
            <w:sz w:val="22"/>
            <w:szCs w:val="22"/>
          </w:rPr>
          <w:tab/>
        </w:r>
        <w:r w:rsidR="0078564C" w:rsidRPr="00400398">
          <w:rPr>
            <w:rStyle w:val="Hyperlink"/>
            <w:noProof/>
          </w:rPr>
          <w:t>WebAPI</w:t>
        </w:r>
        <w:r w:rsidR="0078564C">
          <w:rPr>
            <w:noProof/>
            <w:webHidden/>
          </w:rPr>
          <w:tab/>
        </w:r>
        <w:r w:rsidR="0078564C">
          <w:rPr>
            <w:noProof/>
            <w:webHidden/>
          </w:rPr>
          <w:fldChar w:fldCharType="begin"/>
        </w:r>
        <w:r w:rsidR="0078564C">
          <w:rPr>
            <w:noProof/>
            <w:webHidden/>
          </w:rPr>
          <w:instrText xml:space="preserve"> PAGEREF _Toc121066537 \h </w:instrText>
        </w:r>
        <w:r w:rsidR="0078564C">
          <w:rPr>
            <w:noProof/>
            <w:webHidden/>
          </w:rPr>
        </w:r>
        <w:r w:rsidR="0078564C">
          <w:rPr>
            <w:noProof/>
            <w:webHidden/>
          </w:rPr>
          <w:fldChar w:fldCharType="separate"/>
        </w:r>
        <w:r w:rsidR="000C47D8">
          <w:rPr>
            <w:noProof/>
            <w:webHidden/>
          </w:rPr>
          <w:t>34</w:t>
        </w:r>
        <w:r w:rsidR="0078564C">
          <w:rPr>
            <w:noProof/>
            <w:webHidden/>
          </w:rPr>
          <w:fldChar w:fldCharType="end"/>
        </w:r>
      </w:hyperlink>
    </w:p>
    <w:p w14:paraId="188F87A7" w14:textId="6723082B" w:rsidR="0078564C" w:rsidRDefault="002E17D2" w:rsidP="0078564C">
      <w:pPr>
        <w:pStyle w:val="TOC1"/>
        <w:tabs>
          <w:tab w:val="right" w:leader="dot" w:pos="9062"/>
        </w:tabs>
        <w:spacing w:line="276" w:lineRule="auto"/>
        <w:rPr>
          <w:rFonts w:asciiTheme="minorHAnsi" w:eastAsiaTheme="minorEastAsia" w:hAnsiTheme="minorHAnsi" w:cstheme="minorBidi"/>
          <w:b w:val="0"/>
          <w:bCs w:val="0"/>
          <w:caps w:val="0"/>
          <w:noProof/>
          <w:sz w:val="22"/>
          <w:szCs w:val="22"/>
        </w:rPr>
      </w:pPr>
      <w:hyperlink w:anchor="_Toc121066538" w:history="1">
        <w:r w:rsidR="0078564C" w:rsidRPr="00400398">
          <w:rPr>
            <w:rStyle w:val="Hyperlink"/>
            <w:noProof/>
          </w:rPr>
          <w:t>KẾT LUẬN</w:t>
        </w:r>
        <w:r w:rsidR="0078564C">
          <w:rPr>
            <w:noProof/>
            <w:webHidden/>
          </w:rPr>
          <w:tab/>
        </w:r>
        <w:r w:rsidR="0078564C">
          <w:rPr>
            <w:noProof/>
            <w:webHidden/>
          </w:rPr>
          <w:fldChar w:fldCharType="begin"/>
        </w:r>
        <w:r w:rsidR="0078564C">
          <w:rPr>
            <w:noProof/>
            <w:webHidden/>
          </w:rPr>
          <w:instrText xml:space="preserve"> PAGEREF _Toc121066538 \h </w:instrText>
        </w:r>
        <w:r w:rsidR="0078564C">
          <w:rPr>
            <w:noProof/>
            <w:webHidden/>
          </w:rPr>
        </w:r>
        <w:r w:rsidR="0078564C">
          <w:rPr>
            <w:noProof/>
            <w:webHidden/>
          </w:rPr>
          <w:fldChar w:fldCharType="separate"/>
        </w:r>
        <w:r w:rsidR="000C47D8">
          <w:rPr>
            <w:noProof/>
            <w:webHidden/>
          </w:rPr>
          <w:t>35</w:t>
        </w:r>
        <w:r w:rsidR="0078564C">
          <w:rPr>
            <w:noProof/>
            <w:webHidden/>
          </w:rPr>
          <w:fldChar w:fldCharType="end"/>
        </w:r>
      </w:hyperlink>
    </w:p>
    <w:p w14:paraId="5553CB23" w14:textId="1F2D3636" w:rsidR="0078564C" w:rsidRDefault="002E17D2" w:rsidP="0078564C">
      <w:pPr>
        <w:pStyle w:val="TOC2"/>
        <w:tabs>
          <w:tab w:val="left" w:pos="522"/>
          <w:tab w:val="right" w:leader="dot" w:pos="9062"/>
        </w:tabs>
        <w:spacing w:line="276" w:lineRule="auto"/>
        <w:rPr>
          <w:rFonts w:asciiTheme="minorHAnsi" w:eastAsiaTheme="minorEastAsia" w:hAnsiTheme="minorHAnsi" w:cstheme="minorBidi"/>
          <w:b w:val="0"/>
          <w:bCs w:val="0"/>
          <w:noProof/>
          <w:sz w:val="22"/>
          <w:szCs w:val="22"/>
        </w:rPr>
      </w:pPr>
      <w:hyperlink w:anchor="_Toc121066539" w:history="1">
        <w:r w:rsidR="0078564C" w:rsidRPr="00400398">
          <w:rPr>
            <w:rStyle w:val="Hyperlink"/>
            <w:noProof/>
          </w:rPr>
          <w:t>1.</w:t>
        </w:r>
        <w:r w:rsidR="0078564C">
          <w:rPr>
            <w:rFonts w:asciiTheme="minorHAnsi" w:eastAsiaTheme="minorEastAsia" w:hAnsiTheme="minorHAnsi" w:cstheme="minorBidi"/>
            <w:b w:val="0"/>
            <w:bCs w:val="0"/>
            <w:noProof/>
            <w:sz w:val="22"/>
            <w:szCs w:val="22"/>
          </w:rPr>
          <w:tab/>
        </w:r>
        <w:r w:rsidR="0078564C" w:rsidRPr="00400398">
          <w:rPr>
            <w:rStyle w:val="Hyperlink"/>
            <w:noProof/>
          </w:rPr>
          <w:t>Kết quả đạt được</w:t>
        </w:r>
        <w:r w:rsidR="0078564C">
          <w:rPr>
            <w:noProof/>
            <w:webHidden/>
          </w:rPr>
          <w:tab/>
        </w:r>
        <w:r w:rsidR="0078564C">
          <w:rPr>
            <w:noProof/>
            <w:webHidden/>
          </w:rPr>
          <w:fldChar w:fldCharType="begin"/>
        </w:r>
        <w:r w:rsidR="0078564C">
          <w:rPr>
            <w:noProof/>
            <w:webHidden/>
          </w:rPr>
          <w:instrText xml:space="preserve"> PAGEREF _Toc121066539 \h </w:instrText>
        </w:r>
        <w:r w:rsidR="0078564C">
          <w:rPr>
            <w:noProof/>
            <w:webHidden/>
          </w:rPr>
        </w:r>
        <w:r w:rsidR="0078564C">
          <w:rPr>
            <w:noProof/>
            <w:webHidden/>
          </w:rPr>
          <w:fldChar w:fldCharType="separate"/>
        </w:r>
        <w:r w:rsidR="000C47D8">
          <w:rPr>
            <w:noProof/>
            <w:webHidden/>
          </w:rPr>
          <w:t>35</w:t>
        </w:r>
        <w:r w:rsidR="0078564C">
          <w:rPr>
            <w:noProof/>
            <w:webHidden/>
          </w:rPr>
          <w:fldChar w:fldCharType="end"/>
        </w:r>
      </w:hyperlink>
    </w:p>
    <w:p w14:paraId="0AA4E3C5" w14:textId="30876814" w:rsidR="0078564C" w:rsidRDefault="002E17D2" w:rsidP="0078564C">
      <w:pPr>
        <w:pStyle w:val="TOC2"/>
        <w:tabs>
          <w:tab w:val="left" w:pos="522"/>
          <w:tab w:val="right" w:leader="dot" w:pos="9062"/>
        </w:tabs>
        <w:spacing w:line="276" w:lineRule="auto"/>
        <w:rPr>
          <w:rFonts w:asciiTheme="minorHAnsi" w:eastAsiaTheme="minorEastAsia" w:hAnsiTheme="minorHAnsi" w:cstheme="minorBidi"/>
          <w:b w:val="0"/>
          <w:bCs w:val="0"/>
          <w:noProof/>
          <w:sz w:val="22"/>
          <w:szCs w:val="22"/>
        </w:rPr>
      </w:pPr>
      <w:hyperlink w:anchor="_Toc121066540" w:history="1">
        <w:r w:rsidR="0078564C" w:rsidRPr="00400398">
          <w:rPr>
            <w:rStyle w:val="Hyperlink"/>
            <w:noProof/>
          </w:rPr>
          <w:t>2.</w:t>
        </w:r>
        <w:r w:rsidR="0078564C">
          <w:rPr>
            <w:rFonts w:asciiTheme="minorHAnsi" w:eastAsiaTheme="minorEastAsia" w:hAnsiTheme="minorHAnsi" w:cstheme="minorBidi"/>
            <w:b w:val="0"/>
            <w:bCs w:val="0"/>
            <w:noProof/>
            <w:sz w:val="22"/>
            <w:szCs w:val="22"/>
          </w:rPr>
          <w:tab/>
        </w:r>
        <w:r w:rsidR="0078564C" w:rsidRPr="00400398">
          <w:rPr>
            <w:rStyle w:val="Hyperlink"/>
            <w:noProof/>
          </w:rPr>
          <w:t>Các phần dự kiến chưa làm được</w:t>
        </w:r>
        <w:r w:rsidR="0078564C">
          <w:rPr>
            <w:noProof/>
            <w:webHidden/>
          </w:rPr>
          <w:tab/>
        </w:r>
        <w:r w:rsidR="0078564C">
          <w:rPr>
            <w:noProof/>
            <w:webHidden/>
          </w:rPr>
          <w:fldChar w:fldCharType="begin"/>
        </w:r>
        <w:r w:rsidR="0078564C">
          <w:rPr>
            <w:noProof/>
            <w:webHidden/>
          </w:rPr>
          <w:instrText xml:space="preserve"> PAGEREF _Toc121066540 \h </w:instrText>
        </w:r>
        <w:r w:rsidR="0078564C">
          <w:rPr>
            <w:noProof/>
            <w:webHidden/>
          </w:rPr>
        </w:r>
        <w:r w:rsidR="0078564C">
          <w:rPr>
            <w:noProof/>
            <w:webHidden/>
          </w:rPr>
          <w:fldChar w:fldCharType="separate"/>
        </w:r>
        <w:r w:rsidR="000C47D8">
          <w:rPr>
            <w:noProof/>
            <w:webHidden/>
          </w:rPr>
          <w:t>35</w:t>
        </w:r>
        <w:r w:rsidR="0078564C">
          <w:rPr>
            <w:noProof/>
            <w:webHidden/>
          </w:rPr>
          <w:fldChar w:fldCharType="end"/>
        </w:r>
      </w:hyperlink>
    </w:p>
    <w:p w14:paraId="72C2BF2D" w14:textId="704A46B5" w:rsidR="0078564C" w:rsidRDefault="002E17D2" w:rsidP="0078564C">
      <w:pPr>
        <w:pStyle w:val="TOC2"/>
        <w:tabs>
          <w:tab w:val="left" w:pos="522"/>
          <w:tab w:val="right" w:leader="dot" w:pos="9062"/>
        </w:tabs>
        <w:spacing w:line="276" w:lineRule="auto"/>
        <w:rPr>
          <w:rFonts w:asciiTheme="minorHAnsi" w:eastAsiaTheme="minorEastAsia" w:hAnsiTheme="minorHAnsi" w:cstheme="minorBidi"/>
          <w:b w:val="0"/>
          <w:bCs w:val="0"/>
          <w:noProof/>
          <w:sz w:val="22"/>
          <w:szCs w:val="22"/>
        </w:rPr>
      </w:pPr>
      <w:hyperlink w:anchor="_Toc121066541" w:history="1">
        <w:r w:rsidR="0078564C" w:rsidRPr="00400398">
          <w:rPr>
            <w:rStyle w:val="Hyperlink"/>
            <w:noProof/>
          </w:rPr>
          <w:t>3.</w:t>
        </w:r>
        <w:r w:rsidR="0078564C">
          <w:rPr>
            <w:rFonts w:asciiTheme="minorHAnsi" w:eastAsiaTheme="minorEastAsia" w:hAnsiTheme="minorHAnsi" w:cstheme="minorBidi"/>
            <w:b w:val="0"/>
            <w:bCs w:val="0"/>
            <w:noProof/>
            <w:sz w:val="22"/>
            <w:szCs w:val="22"/>
          </w:rPr>
          <w:tab/>
        </w:r>
        <w:r w:rsidR="0078564C" w:rsidRPr="00400398">
          <w:rPr>
            <w:rStyle w:val="Hyperlink"/>
            <w:noProof/>
          </w:rPr>
          <w:t>Hướng nghiên cứu</w:t>
        </w:r>
        <w:r w:rsidR="0078564C">
          <w:rPr>
            <w:noProof/>
            <w:webHidden/>
          </w:rPr>
          <w:tab/>
        </w:r>
        <w:r w:rsidR="0078564C">
          <w:rPr>
            <w:noProof/>
            <w:webHidden/>
          </w:rPr>
          <w:fldChar w:fldCharType="begin"/>
        </w:r>
        <w:r w:rsidR="0078564C">
          <w:rPr>
            <w:noProof/>
            <w:webHidden/>
          </w:rPr>
          <w:instrText xml:space="preserve"> PAGEREF _Toc121066541 \h </w:instrText>
        </w:r>
        <w:r w:rsidR="0078564C">
          <w:rPr>
            <w:noProof/>
            <w:webHidden/>
          </w:rPr>
        </w:r>
        <w:r w:rsidR="0078564C">
          <w:rPr>
            <w:noProof/>
            <w:webHidden/>
          </w:rPr>
          <w:fldChar w:fldCharType="separate"/>
        </w:r>
        <w:r w:rsidR="000C47D8">
          <w:rPr>
            <w:noProof/>
            <w:webHidden/>
          </w:rPr>
          <w:t>35</w:t>
        </w:r>
        <w:r w:rsidR="0078564C">
          <w:rPr>
            <w:noProof/>
            <w:webHidden/>
          </w:rPr>
          <w:fldChar w:fldCharType="end"/>
        </w:r>
      </w:hyperlink>
    </w:p>
    <w:p w14:paraId="342D0D8C" w14:textId="25CB53DC" w:rsidR="0078564C" w:rsidRDefault="002E17D2" w:rsidP="0078564C">
      <w:pPr>
        <w:pStyle w:val="TOC1"/>
        <w:tabs>
          <w:tab w:val="right" w:leader="dot" w:pos="9062"/>
        </w:tabs>
        <w:spacing w:line="276" w:lineRule="auto"/>
        <w:rPr>
          <w:rFonts w:asciiTheme="minorHAnsi" w:eastAsiaTheme="minorEastAsia" w:hAnsiTheme="minorHAnsi" w:cstheme="minorBidi"/>
          <w:b w:val="0"/>
          <w:bCs w:val="0"/>
          <w:caps w:val="0"/>
          <w:noProof/>
          <w:sz w:val="22"/>
          <w:szCs w:val="22"/>
        </w:rPr>
      </w:pPr>
      <w:hyperlink w:anchor="_Toc121066542" w:history="1">
        <w:r w:rsidR="0078564C" w:rsidRPr="00400398">
          <w:rPr>
            <w:rStyle w:val="Hyperlink"/>
            <w:noProof/>
          </w:rPr>
          <w:t>TÀI LIỆU THAM KHẢO</w:t>
        </w:r>
        <w:r w:rsidR="0078564C">
          <w:rPr>
            <w:noProof/>
            <w:webHidden/>
          </w:rPr>
          <w:tab/>
        </w:r>
        <w:r w:rsidR="0078564C">
          <w:rPr>
            <w:noProof/>
            <w:webHidden/>
          </w:rPr>
          <w:fldChar w:fldCharType="begin"/>
        </w:r>
        <w:r w:rsidR="0078564C">
          <w:rPr>
            <w:noProof/>
            <w:webHidden/>
          </w:rPr>
          <w:instrText xml:space="preserve"> PAGEREF _Toc121066542 \h </w:instrText>
        </w:r>
        <w:r w:rsidR="0078564C">
          <w:rPr>
            <w:noProof/>
            <w:webHidden/>
          </w:rPr>
        </w:r>
        <w:r w:rsidR="0078564C">
          <w:rPr>
            <w:noProof/>
            <w:webHidden/>
          </w:rPr>
          <w:fldChar w:fldCharType="separate"/>
        </w:r>
        <w:r w:rsidR="000C47D8">
          <w:rPr>
            <w:noProof/>
            <w:webHidden/>
          </w:rPr>
          <w:t>36</w:t>
        </w:r>
        <w:r w:rsidR="0078564C">
          <w:rPr>
            <w:noProof/>
            <w:webHidden/>
          </w:rPr>
          <w:fldChar w:fldCharType="end"/>
        </w:r>
      </w:hyperlink>
    </w:p>
    <w:p w14:paraId="68AF8AFB" w14:textId="66426EA6" w:rsidR="00C73265" w:rsidRPr="0078564C" w:rsidRDefault="00AF1D55" w:rsidP="0078564C">
      <w:pPr>
        <w:pStyle w:val="TOC1"/>
        <w:spacing w:line="276" w:lineRule="auto"/>
        <w:rPr>
          <w:rFonts w:eastAsiaTheme="minorEastAsia"/>
        </w:rPr>
      </w:pPr>
      <w:r>
        <w:fldChar w:fldCharType="end"/>
      </w:r>
    </w:p>
    <w:p w14:paraId="0B90AC92" w14:textId="209A2387" w:rsidR="00C73265" w:rsidRPr="006046BD" w:rsidRDefault="004B0BAE" w:rsidP="00347561">
      <w:pPr>
        <w:pStyle w:val="Heading1"/>
        <w:rPr>
          <w:szCs w:val="26"/>
        </w:rPr>
      </w:pPr>
      <w:bookmarkStart w:id="165" w:name="_Toc6684066"/>
      <w:bookmarkStart w:id="166" w:name="_Toc6684127"/>
      <w:bookmarkStart w:id="167" w:name="_Toc6688595"/>
      <w:bookmarkStart w:id="168" w:name="_Toc7253361"/>
      <w:bookmarkStart w:id="169" w:name="_Toc7978868"/>
      <w:bookmarkStart w:id="170" w:name="_Toc8805994"/>
      <w:bookmarkEnd w:id="158"/>
      <w:bookmarkEnd w:id="159"/>
      <w:bookmarkEnd w:id="160"/>
      <w:bookmarkEnd w:id="161"/>
      <w:bookmarkEnd w:id="162"/>
      <w:bookmarkEnd w:id="163"/>
      <w:bookmarkEnd w:id="164"/>
      <w:r>
        <w:br w:type="page"/>
      </w:r>
      <w:bookmarkStart w:id="171" w:name="_Toc9016560"/>
      <w:bookmarkStart w:id="172" w:name="_Toc121066469"/>
      <w:r w:rsidR="00606596" w:rsidRPr="00750B87">
        <w:lastRenderedPageBreak/>
        <w:t xml:space="preserve">DANH MỤC </w:t>
      </w:r>
      <w:r w:rsidR="00E83B3F" w:rsidRPr="00750B87">
        <w:t>HÌNH VẼ</w:t>
      </w:r>
      <w:bookmarkEnd w:id="165"/>
      <w:bookmarkEnd w:id="166"/>
      <w:bookmarkEnd w:id="167"/>
      <w:bookmarkEnd w:id="168"/>
      <w:bookmarkEnd w:id="169"/>
      <w:bookmarkEnd w:id="170"/>
      <w:bookmarkEnd w:id="171"/>
      <w:bookmarkEnd w:id="172"/>
    </w:p>
    <w:bookmarkStart w:id="173" w:name="_Toc6684067"/>
    <w:bookmarkStart w:id="174" w:name="_Toc6684128"/>
    <w:bookmarkStart w:id="175" w:name="_Toc6688596"/>
    <w:bookmarkStart w:id="176" w:name="_Toc7253362"/>
    <w:bookmarkStart w:id="177" w:name="_Toc7978869"/>
    <w:bookmarkStart w:id="178" w:name="_Toc8805995"/>
    <w:p w14:paraId="69C00FCA" w14:textId="0E5232C9" w:rsidR="000C47D8" w:rsidRDefault="000C47D8" w:rsidP="000C47D8">
      <w:pPr>
        <w:pStyle w:val="TableofFigures"/>
        <w:tabs>
          <w:tab w:val="right" w:leader="dot" w:pos="9062"/>
        </w:tabs>
        <w:spacing w:line="276" w:lineRule="auto"/>
        <w:rPr>
          <w:rFonts w:asciiTheme="minorHAnsi" w:eastAsiaTheme="minorEastAsia" w:hAnsiTheme="minorHAnsi" w:cstheme="minorBidi"/>
          <w:noProof/>
          <w:sz w:val="22"/>
          <w:szCs w:val="22"/>
        </w:rPr>
      </w:pPr>
      <w:r>
        <w:rPr>
          <w:szCs w:val="26"/>
        </w:rPr>
        <w:fldChar w:fldCharType="begin"/>
      </w:r>
      <w:r>
        <w:rPr>
          <w:szCs w:val="26"/>
        </w:rPr>
        <w:instrText xml:space="preserve"> TOC \h \z \c "Hình 2." </w:instrText>
      </w:r>
      <w:r>
        <w:rPr>
          <w:szCs w:val="26"/>
        </w:rPr>
        <w:fldChar w:fldCharType="separate"/>
      </w:r>
      <w:hyperlink w:anchor="_Toc121066673" w:history="1">
        <w:r w:rsidRPr="00334C51">
          <w:rPr>
            <w:rStyle w:val="Hyperlink"/>
            <w:noProof/>
          </w:rPr>
          <w:t>Hình 2. 1 Biểu đồ usecase tổng quát</w:t>
        </w:r>
        <w:r>
          <w:rPr>
            <w:noProof/>
            <w:webHidden/>
          </w:rPr>
          <w:tab/>
        </w:r>
        <w:r>
          <w:rPr>
            <w:noProof/>
            <w:webHidden/>
          </w:rPr>
          <w:fldChar w:fldCharType="begin"/>
        </w:r>
        <w:r>
          <w:rPr>
            <w:noProof/>
            <w:webHidden/>
          </w:rPr>
          <w:instrText xml:space="preserve"> PAGEREF _Toc121066673 \h </w:instrText>
        </w:r>
        <w:r>
          <w:rPr>
            <w:noProof/>
            <w:webHidden/>
          </w:rPr>
        </w:r>
        <w:r>
          <w:rPr>
            <w:noProof/>
            <w:webHidden/>
          </w:rPr>
          <w:fldChar w:fldCharType="separate"/>
        </w:r>
        <w:r>
          <w:rPr>
            <w:noProof/>
            <w:webHidden/>
          </w:rPr>
          <w:t>7</w:t>
        </w:r>
        <w:r>
          <w:rPr>
            <w:noProof/>
            <w:webHidden/>
          </w:rPr>
          <w:fldChar w:fldCharType="end"/>
        </w:r>
      </w:hyperlink>
    </w:p>
    <w:p w14:paraId="082AA99A" w14:textId="6506756B" w:rsidR="000C47D8" w:rsidRDefault="002E17D2" w:rsidP="000C47D8">
      <w:pPr>
        <w:pStyle w:val="TableofFigures"/>
        <w:tabs>
          <w:tab w:val="right" w:leader="dot" w:pos="9062"/>
        </w:tabs>
        <w:spacing w:line="276" w:lineRule="auto"/>
        <w:rPr>
          <w:rFonts w:asciiTheme="minorHAnsi" w:eastAsiaTheme="minorEastAsia" w:hAnsiTheme="minorHAnsi" w:cstheme="minorBidi"/>
          <w:noProof/>
          <w:sz w:val="22"/>
          <w:szCs w:val="22"/>
        </w:rPr>
      </w:pPr>
      <w:hyperlink w:anchor="_Toc121066674" w:history="1">
        <w:r w:rsidR="000C47D8" w:rsidRPr="00334C51">
          <w:rPr>
            <w:rStyle w:val="Hyperlink"/>
            <w:noProof/>
          </w:rPr>
          <w:t>Hình 2. 2 Biểu usecase quản lý tập ghi chú</w:t>
        </w:r>
        <w:r w:rsidR="000C47D8">
          <w:rPr>
            <w:noProof/>
            <w:webHidden/>
          </w:rPr>
          <w:tab/>
        </w:r>
        <w:r w:rsidR="000C47D8">
          <w:rPr>
            <w:noProof/>
            <w:webHidden/>
          </w:rPr>
          <w:fldChar w:fldCharType="begin"/>
        </w:r>
        <w:r w:rsidR="000C47D8">
          <w:rPr>
            <w:noProof/>
            <w:webHidden/>
          </w:rPr>
          <w:instrText xml:space="preserve"> PAGEREF _Toc121066674 \h </w:instrText>
        </w:r>
        <w:r w:rsidR="000C47D8">
          <w:rPr>
            <w:noProof/>
            <w:webHidden/>
          </w:rPr>
        </w:r>
        <w:r w:rsidR="000C47D8">
          <w:rPr>
            <w:noProof/>
            <w:webHidden/>
          </w:rPr>
          <w:fldChar w:fldCharType="separate"/>
        </w:r>
        <w:r w:rsidR="000C47D8">
          <w:rPr>
            <w:noProof/>
            <w:webHidden/>
          </w:rPr>
          <w:t>9</w:t>
        </w:r>
        <w:r w:rsidR="000C47D8">
          <w:rPr>
            <w:noProof/>
            <w:webHidden/>
          </w:rPr>
          <w:fldChar w:fldCharType="end"/>
        </w:r>
      </w:hyperlink>
    </w:p>
    <w:p w14:paraId="67B93E07" w14:textId="22C33312" w:rsidR="000C47D8" w:rsidRDefault="002E17D2" w:rsidP="000C47D8">
      <w:pPr>
        <w:pStyle w:val="TableofFigures"/>
        <w:tabs>
          <w:tab w:val="right" w:leader="dot" w:pos="9062"/>
        </w:tabs>
        <w:spacing w:line="276" w:lineRule="auto"/>
        <w:rPr>
          <w:rFonts w:asciiTheme="minorHAnsi" w:eastAsiaTheme="minorEastAsia" w:hAnsiTheme="minorHAnsi" w:cstheme="minorBidi"/>
          <w:noProof/>
          <w:sz w:val="22"/>
          <w:szCs w:val="22"/>
        </w:rPr>
      </w:pPr>
      <w:hyperlink w:anchor="_Toc121066675" w:history="1">
        <w:r w:rsidR="000C47D8" w:rsidRPr="00334C51">
          <w:rPr>
            <w:rStyle w:val="Hyperlink"/>
            <w:noProof/>
          </w:rPr>
          <w:t>Hình 2. 3 Biểu đồ usecase quản lý ghi chú</w:t>
        </w:r>
        <w:r w:rsidR="000C47D8">
          <w:rPr>
            <w:noProof/>
            <w:webHidden/>
          </w:rPr>
          <w:tab/>
        </w:r>
        <w:r w:rsidR="000C47D8">
          <w:rPr>
            <w:noProof/>
            <w:webHidden/>
          </w:rPr>
          <w:fldChar w:fldCharType="begin"/>
        </w:r>
        <w:r w:rsidR="000C47D8">
          <w:rPr>
            <w:noProof/>
            <w:webHidden/>
          </w:rPr>
          <w:instrText xml:space="preserve"> PAGEREF _Toc121066675 \h </w:instrText>
        </w:r>
        <w:r w:rsidR="000C47D8">
          <w:rPr>
            <w:noProof/>
            <w:webHidden/>
          </w:rPr>
        </w:r>
        <w:r w:rsidR="000C47D8">
          <w:rPr>
            <w:noProof/>
            <w:webHidden/>
          </w:rPr>
          <w:fldChar w:fldCharType="separate"/>
        </w:r>
        <w:r w:rsidR="000C47D8">
          <w:rPr>
            <w:noProof/>
            <w:webHidden/>
          </w:rPr>
          <w:t>10</w:t>
        </w:r>
        <w:r w:rsidR="000C47D8">
          <w:rPr>
            <w:noProof/>
            <w:webHidden/>
          </w:rPr>
          <w:fldChar w:fldCharType="end"/>
        </w:r>
      </w:hyperlink>
    </w:p>
    <w:p w14:paraId="488D7E84" w14:textId="36F11B6E" w:rsidR="000C47D8" w:rsidRDefault="002E17D2" w:rsidP="000C47D8">
      <w:pPr>
        <w:pStyle w:val="TableofFigures"/>
        <w:tabs>
          <w:tab w:val="right" w:leader="dot" w:pos="9062"/>
        </w:tabs>
        <w:spacing w:line="276" w:lineRule="auto"/>
        <w:rPr>
          <w:rFonts w:asciiTheme="minorHAnsi" w:eastAsiaTheme="minorEastAsia" w:hAnsiTheme="minorHAnsi" w:cstheme="minorBidi"/>
          <w:noProof/>
          <w:sz w:val="22"/>
          <w:szCs w:val="22"/>
        </w:rPr>
      </w:pPr>
      <w:hyperlink w:anchor="_Toc121066676" w:history="1">
        <w:r w:rsidR="000C47D8" w:rsidRPr="00334C51">
          <w:rPr>
            <w:rStyle w:val="Hyperlink"/>
            <w:noProof/>
          </w:rPr>
          <w:t>Hình 2. 4 Biểu đồ lớp</w:t>
        </w:r>
        <w:r w:rsidR="000C47D8">
          <w:rPr>
            <w:noProof/>
            <w:webHidden/>
          </w:rPr>
          <w:tab/>
        </w:r>
        <w:r w:rsidR="000C47D8">
          <w:rPr>
            <w:noProof/>
            <w:webHidden/>
          </w:rPr>
          <w:fldChar w:fldCharType="begin"/>
        </w:r>
        <w:r w:rsidR="000C47D8">
          <w:rPr>
            <w:noProof/>
            <w:webHidden/>
          </w:rPr>
          <w:instrText xml:space="preserve"> PAGEREF _Toc121066676 \h </w:instrText>
        </w:r>
        <w:r w:rsidR="000C47D8">
          <w:rPr>
            <w:noProof/>
            <w:webHidden/>
          </w:rPr>
        </w:r>
        <w:r w:rsidR="000C47D8">
          <w:rPr>
            <w:noProof/>
            <w:webHidden/>
          </w:rPr>
          <w:fldChar w:fldCharType="separate"/>
        </w:r>
        <w:r w:rsidR="000C47D8">
          <w:rPr>
            <w:noProof/>
            <w:webHidden/>
          </w:rPr>
          <w:t>11</w:t>
        </w:r>
        <w:r w:rsidR="000C47D8">
          <w:rPr>
            <w:noProof/>
            <w:webHidden/>
          </w:rPr>
          <w:fldChar w:fldCharType="end"/>
        </w:r>
      </w:hyperlink>
    </w:p>
    <w:p w14:paraId="773B5DF9" w14:textId="3335463D" w:rsidR="000C47D8" w:rsidRDefault="002E17D2" w:rsidP="000C47D8">
      <w:pPr>
        <w:pStyle w:val="TableofFigures"/>
        <w:tabs>
          <w:tab w:val="right" w:leader="dot" w:pos="9062"/>
        </w:tabs>
        <w:spacing w:line="276" w:lineRule="auto"/>
        <w:rPr>
          <w:rFonts w:asciiTheme="minorHAnsi" w:eastAsiaTheme="minorEastAsia" w:hAnsiTheme="minorHAnsi" w:cstheme="minorBidi"/>
          <w:noProof/>
          <w:sz w:val="22"/>
          <w:szCs w:val="22"/>
        </w:rPr>
      </w:pPr>
      <w:hyperlink w:anchor="_Toc121066677" w:history="1">
        <w:r w:rsidR="000C47D8" w:rsidRPr="00334C51">
          <w:rPr>
            <w:rStyle w:val="Hyperlink"/>
            <w:noProof/>
          </w:rPr>
          <w:t>Hình 2. 5 Biểu đồ tuần tự đăng nhập</w:t>
        </w:r>
        <w:r w:rsidR="000C47D8">
          <w:rPr>
            <w:noProof/>
            <w:webHidden/>
          </w:rPr>
          <w:tab/>
        </w:r>
        <w:r w:rsidR="000C47D8">
          <w:rPr>
            <w:noProof/>
            <w:webHidden/>
          </w:rPr>
          <w:fldChar w:fldCharType="begin"/>
        </w:r>
        <w:r w:rsidR="000C47D8">
          <w:rPr>
            <w:noProof/>
            <w:webHidden/>
          </w:rPr>
          <w:instrText xml:space="preserve"> PAGEREF _Toc121066677 \h </w:instrText>
        </w:r>
        <w:r w:rsidR="000C47D8">
          <w:rPr>
            <w:noProof/>
            <w:webHidden/>
          </w:rPr>
        </w:r>
        <w:r w:rsidR="000C47D8">
          <w:rPr>
            <w:noProof/>
            <w:webHidden/>
          </w:rPr>
          <w:fldChar w:fldCharType="separate"/>
        </w:r>
        <w:r w:rsidR="000C47D8">
          <w:rPr>
            <w:noProof/>
            <w:webHidden/>
          </w:rPr>
          <w:t>11</w:t>
        </w:r>
        <w:r w:rsidR="000C47D8">
          <w:rPr>
            <w:noProof/>
            <w:webHidden/>
          </w:rPr>
          <w:fldChar w:fldCharType="end"/>
        </w:r>
      </w:hyperlink>
    </w:p>
    <w:p w14:paraId="3B91195C" w14:textId="6043C34D" w:rsidR="000C47D8" w:rsidRDefault="002E17D2" w:rsidP="000C47D8">
      <w:pPr>
        <w:pStyle w:val="TableofFigures"/>
        <w:tabs>
          <w:tab w:val="right" w:leader="dot" w:pos="9062"/>
        </w:tabs>
        <w:spacing w:line="276" w:lineRule="auto"/>
        <w:rPr>
          <w:rFonts w:asciiTheme="minorHAnsi" w:eastAsiaTheme="minorEastAsia" w:hAnsiTheme="minorHAnsi" w:cstheme="minorBidi"/>
          <w:noProof/>
          <w:sz w:val="22"/>
          <w:szCs w:val="22"/>
        </w:rPr>
      </w:pPr>
      <w:hyperlink w:anchor="_Toc121066678" w:history="1">
        <w:r w:rsidR="000C47D8" w:rsidRPr="00334C51">
          <w:rPr>
            <w:rStyle w:val="Hyperlink"/>
            <w:noProof/>
          </w:rPr>
          <w:t>Hình 2. 6 Biểu đồ tuần tự quản lý tập ghi chú</w:t>
        </w:r>
        <w:r w:rsidR="000C47D8">
          <w:rPr>
            <w:noProof/>
            <w:webHidden/>
          </w:rPr>
          <w:tab/>
        </w:r>
        <w:r w:rsidR="000C47D8">
          <w:rPr>
            <w:noProof/>
            <w:webHidden/>
          </w:rPr>
          <w:fldChar w:fldCharType="begin"/>
        </w:r>
        <w:r w:rsidR="000C47D8">
          <w:rPr>
            <w:noProof/>
            <w:webHidden/>
          </w:rPr>
          <w:instrText xml:space="preserve"> PAGEREF _Toc121066678 \h </w:instrText>
        </w:r>
        <w:r w:rsidR="000C47D8">
          <w:rPr>
            <w:noProof/>
            <w:webHidden/>
          </w:rPr>
        </w:r>
        <w:r w:rsidR="000C47D8">
          <w:rPr>
            <w:noProof/>
            <w:webHidden/>
          </w:rPr>
          <w:fldChar w:fldCharType="separate"/>
        </w:r>
        <w:r w:rsidR="000C47D8">
          <w:rPr>
            <w:noProof/>
            <w:webHidden/>
          </w:rPr>
          <w:t>12</w:t>
        </w:r>
        <w:r w:rsidR="000C47D8">
          <w:rPr>
            <w:noProof/>
            <w:webHidden/>
          </w:rPr>
          <w:fldChar w:fldCharType="end"/>
        </w:r>
      </w:hyperlink>
    </w:p>
    <w:p w14:paraId="4886BAA9" w14:textId="1BEF2FA0" w:rsidR="000C47D8" w:rsidRDefault="002E17D2" w:rsidP="000C47D8">
      <w:pPr>
        <w:pStyle w:val="TableofFigures"/>
        <w:tabs>
          <w:tab w:val="right" w:leader="dot" w:pos="9062"/>
        </w:tabs>
        <w:spacing w:line="276" w:lineRule="auto"/>
        <w:rPr>
          <w:rFonts w:asciiTheme="minorHAnsi" w:eastAsiaTheme="minorEastAsia" w:hAnsiTheme="minorHAnsi" w:cstheme="minorBidi"/>
          <w:noProof/>
          <w:sz w:val="22"/>
          <w:szCs w:val="22"/>
        </w:rPr>
      </w:pPr>
      <w:hyperlink w:anchor="_Toc121066679" w:history="1">
        <w:r w:rsidR="000C47D8" w:rsidRPr="00334C51">
          <w:rPr>
            <w:rStyle w:val="Hyperlink"/>
            <w:noProof/>
          </w:rPr>
          <w:t>Hình 2. 7 Biểu đồ tuần tự đăng ký</w:t>
        </w:r>
        <w:r w:rsidR="000C47D8">
          <w:rPr>
            <w:noProof/>
            <w:webHidden/>
          </w:rPr>
          <w:tab/>
        </w:r>
        <w:r w:rsidR="000C47D8">
          <w:rPr>
            <w:noProof/>
            <w:webHidden/>
          </w:rPr>
          <w:fldChar w:fldCharType="begin"/>
        </w:r>
        <w:r w:rsidR="000C47D8">
          <w:rPr>
            <w:noProof/>
            <w:webHidden/>
          </w:rPr>
          <w:instrText xml:space="preserve"> PAGEREF _Toc121066679 \h </w:instrText>
        </w:r>
        <w:r w:rsidR="000C47D8">
          <w:rPr>
            <w:noProof/>
            <w:webHidden/>
          </w:rPr>
        </w:r>
        <w:r w:rsidR="000C47D8">
          <w:rPr>
            <w:noProof/>
            <w:webHidden/>
          </w:rPr>
          <w:fldChar w:fldCharType="separate"/>
        </w:r>
        <w:r w:rsidR="000C47D8">
          <w:rPr>
            <w:noProof/>
            <w:webHidden/>
          </w:rPr>
          <w:t>13</w:t>
        </w:r>
        <w:r w:rsidR="000C47D8">
          <w:rPr>
            <w:noProof/>
            <w:webHidden/>
          </w:rPr>
          <w:fldChar w:fldCharType="end"/>
        </w:r>
      </w:hyperlink>
    </w:p>
    <w:p w14:paraId="73B3AFDF" w14:textId="49214DA2" w:rsidR="000C47D8" w:rsidRDefault="002E17D2" w:rsidP="000C47D8">
      <w:pPr>
        <w:pStyle w:val="TableofFigures"/>
        <w:tabs>
          <w:tab w:val="right" w:leader="dot" w:pos="9062"/>
        </w:tabs>
        <w:spacing w:line="276" w:lineRule="auto"/>
        <w:rPr>
          <w:rFonts w:asciiTheme="minorHAnsi" w:eastAsiaTheme="minorEastAsia" w:hAnsiTheme="minorHAnsi" w:cstheme="minorBidi"/>
          <w:noProof/>
          <w:sz w:val="22"/>
          <w:szCs w:val="22"/>
        </w:rPr>
      </w:pPr>
      <w:hyperlink w:anchor="_Toc121066680" w:history="1">
        <w:r w:rsidR="000C47D8" w:rsidRPr="00334C51">
          <w:rPr>
            <w:rStyle w:val="Hyperlink"/>
            <w:noProof/>
          </w:rPr>
          <w:t>Hình 2. 8 Biểu đồ tuần tự quản lý ghi chú</w:t>
        </w:r>
        <w:r w:rsidR="000C47D8">
          <w:rPr>
            <w:noProof/>
            <w:webHidden/>
          </w:rPr>
          <w:tab/>
        </w:r>
        <w:r w:rsidR="000C47D8">
          <w:rPr>
            <w:noProof/>
            <w:webHidden/>
          </w:rPr>
          <w:fldChar w:fldCharType="begin"/>
        </w:r>
        <w:r w:rsidR="000C47D8">
          <w:rPr>
            <w:noProof/>
            <w:webHidden/>
          </w:rPr>
          <w:instrText xml:space="preserve"> PAGEREF _Toc121066680 \h </w:instrText>
        </w:r>
        <w:r w:rsidR="000C47D8">
          <w:rPr>
            <w:noProof/>
            <w:webHidden/>
          </w:rPr>
        </w:r>
        <w:r w:rsidR="000C47D8">
          <w:rPr>
            <w:noProof/>
            <w:webHidden/>
          </w:rPr>
          <w:fldChar w:fldCharType="separate"/>
        </w:r>
        <w:r w:rsidR="000C47D8">
          <w:rPr>
            <w:noProof/>
            <w:webHidden/>
          </w:rPr>
          <w:t>13</w:t>
        </w:r>
        <w:r w:rsidR="000C47D8">
          <w:rPr>
            <w:noProof/>
            <w:webHidden/>
          </w:rPr>
          <w:fldChar w:fldCharType="end"/>
        </w:r>
      </w:hyperlink>
    </w:p>
    <w:p w14:paraId="4F6EECFB" w14:textId="738563C5" w:rsidR="000C47D8" w:rsidRDefault="002E17D2" w:rsidP="000C47D8">
      <w:pPr>
        <w:pStyle w:val="TableofFigures"/>
        <w:tabs>
          <w:tab w:val="right" w:leader="dot" w:pos="9062"/>
        </w:tabs>
        <w:spacing w:line="276" w:lineRule="auto"/>
        <w:rPr>
          <w:rFonts w:asciiTheme="minorHAnsi" w:eastAsiaTheme="minorEastAsia" w:hAnsiTheme="minorHAnsi" w:cstheme="minorBidi"/>
          <w:noProof/>
          <w:sz w:val="22"/>
          <w:szCs w:val="22"/>
        </w:rPr>
      </w:pPr>
      <w:hyperlink w:anchor="_Toc121066681" w:history="1">
        <w:r w:rsidR="000C47D8" w:rsidRPr="00334C51">
          <w:rPr>
            <w:rStyle w:val="Hyperlink"/>
            <w:noProof/>
          </w:rPr>
          <w:t>Hình 2. 9 Biểu đồ hoạt đông đăng nhập</w:t>
        </w:r>
        <w:r w:rsidR="000C47D8">
          <w:rPr>
            <w:noProof/>
            <w:webHidden/>
          </w:rPr>
          <w:tab/>
        </w:r>
        <w:r w:rsidR="000C47D8">
          <w:rPr>
            <w:noProof/>
            <w:webHidden/>
          </w:rPr>
          <w:fldChar w:fldCharType="begin"/>
        </w:r>
        <w:r w:rsidR="000C47D8">
          <w:rPr>
            <w:noProof/>
            <w:webHidden/>
          </w:rPr>
          <w:instrText xml:space="preserve"> PAGEREF _Toc121066681 \h </w:instrText>
        </w:r>
        <w:r w:rsidR="000C47D8">
          <w:rPr>
            <w:noProof/>
            <w:webHidden/>
          </w:rPr>
        </w:r>
        <w:r w:rsidR="000C47D8">
          <w:rPr>
            <w:noProof/>
            <w:webHidden/>
          </w:rPr>
          <w:fldChar w:fldCharType="separate"/>
        </w:r>
        <w:r w:rsidR="000C47D8">
          <w:rPr>
            <w:noProof/>
            <w:webHidden/>
          </w:rPr>
          <w:t>14</w:t>
        </w:r>
        <w:r w:rsidR="000C47D8">
          <w:rPr>
            <w:noProof/>
            <w:webHidden/>
          </w:rPr>
          <w:fldChar w:fldCharType="end"/>
        </w:r>
      </w:hyperlink>
    </w:p>
    <w:p w14:paraId="6D863378" w14:textId="6D6F276F" w:rsidR="000C47D8" w:rsidRDefault="002E17D2" w:rsidP="000C47D8">
      <w:pPr>
        <w:pStyle w:val="TableofFigures"/>
        <w:tabs>
          <w:tab w:val="right" w:leader="dot" w:pos="9062"/>
        </w:tabs>
        <w:spacing w:line="276" w:lineRule="auto"/>
        <w:rPr>
          <w:rFonts w:asciiTheme="minorHAnsi" w:eastAsiaTheme="minorEastAsia" w:hAnsiTheme="minorHAnsi" w:cstheme="minorBidi"/>
          <w:noProof/>
          <w:sz w:val="22"/>
          <w:szCs w:val="22"/>
        </w:rPr>
      </w:pPr>
      <w:hyperlink w:anchor="_Toc121066682" w:history="1">
        <w:r w:rsidR="000C47D8" w:rsidRPr="00334C51">
          <w:rPr>
            <w:rStyle w:val="Hyperlink"/>
            <w:noProof/>
          </w:rPr>
          <w:t>Hình 2. 10 Biểu đồ hoạt động quản ký tập ghi chú</w:t>
        </w:r>
        <w:r w:rsidR="000C47D8">
          <w:rPr>
            <w:noProof/>
            <w:webHidden/>
          </w:rPr>
          <w:tab/>
        </w:r>
        <w:r w:rsidR="000C47D8">
          <w:rPr>
            <w:noProof/>
            <w:webHidden/>
          </w:rPr>
          <w:fldChar w:fldCharType="begin"/>
        </w:r>
        <w:r w:rsidR="000C47D8">
          <w:rPr>
            <w:noProof/>
            <w:webHidden/>
          </w:rPr>
          <w:instrText xml:space="preserve"> PAGEREF _Toc121066682 \h </w:instrText>
        </w:r>
        <w:r w:rsidR="000C47D8">
          <w:rPr>
            <w:noProof/>
            <w:webHidden/>
          </w:rPr>
        </w:r>
        <w:r w:rsidR="000C47D8">
          <w:rPr>
            <w:noProof/>
            <w:webHidden/>
          </w:rPr>
          <w:fldChar w:fldCharType="separate"/>
        </w:r>
        <w:r w:rsidR="000C47D8">
          <w:rPr>
            <w:noProof/>
            <w:webHidden/>
          </w:rPr>
          <w:t>15</w:t>
        </w:r>
        <w:r w:rsidR="000C47D8">
          <w:rPr>
            <w:noProof/>
            <w:webHidden/>
          </w:rPr>
          <w:fldChar w:fldCharType="end"/>
        </w:r>
      </w:hyperlink>
    </w:p>
    <w:p w14:paraId="50717E13" w14:textId="1E1623D2" w:rsidR="000C47D8" w:rsidRDefault="002E17D2" w:rsidP="000C47D8">
      <w:pPr>
        <w:pStyle w:val="TableofFigures"/>
        <w:tabs>
          <w:tab w:val="right" w:leader="dot" w:pos="9062"/>
        </w:tabs>
        <w:spacing w:line="276" w:lineRule="auto"/>
        <w:rPr>
          <w:rFonts w:asciiTheme="minorHAnsi" w:eastAsiaTheme="minorEastAsia" w:hAnsiTheme="minorHAnsi" w:cstheme="minorBidi"/>
          <w:noProof/>
          <w:sz w:val="22"/>
          <w:szCs w:val="22"/>
        </w:rPr>
      </w:pPr>
      <w:hyperlink w:anchor="_Toc121066683" w:history="1">
        <w:r w:rsidR="000C47D8" w:rsidRPr="00334C51">
          <w:rPr>
            <w:rStyle w:val="Hyperlink"/>
            <w:noProof/>
          </w:rPr>
          <w:t>Hình 2. 11 Biểu đồ hoạt động quản lý ghi chú</w:t>
        </w:r>
        <w:r w:rsidR="000C47D8">
          <w:rPr>
            <w:noProof/>
            <w:webHidden/>
          </w:rPr>
          <w:tab/>
        </w:r>
        <w:r w:rsidR="000C47D8">
          <w:rPr>
            <w:noProof/>
            <w:webHidden/>
          </w:rPr>
          <w:fldChar w:fldCharType="begin"/>
        </w:r>
        <w:r w:rsidR="000C47D8">
          <w:rPr>
            <w:noProof/>
            <w:webHidden/>
          </w:rPr>
          <w:instrText xml:space="preserve"> PAGEREF _Toc121066683 \h </w:instrText>
        </w:r>
        <w:r w:rsidR="000C47D8">
          <w:rPr>
            <w:noProof/>
            <w:webHidden/>
          </w:rPr>
        </w:r>
        <w:r w:rsidR="000C47D8">
          <w:rPr>
            <w:noProof/>
            <w:webHidden/>
          </w:rPr>
          <w:fldChar w:fldCharType="separate"/>
        </w:r>
        <w:r w:rsidR="000C47D8">
          <w:rPr>
            <w:noProof/>
            <w:webHidden/>
          </w:rPr>
          <w:t>15</w:t>
        </w:r>
        <w:r w:rsidR="000C47D8">
          <w:rPr>
            <w:noProof/>
            <w:webHidden/>
          </w:rPr>
          <w:fldChar w:fldCharType="end"/>
        </w:r>
      </w:hyperlink>
    </w:p>
    <w:p w14:paraId="58F3179E" w14:textId="416E896D" w:rsidR="000C47D8" w:rsidRDefault="000C47D8" w:rsidP="000C47D8">
      <w:pPr>
        <w:pStyle w:val="TableofFigures"/>
        <w:tabs>
          <w:tab w:val="right" w:leader="dot" w:pos="9062"/>
        </w:tabs>
        <w:spacing w:line="276" w:lineRule="auto"/>
        <w:rPr>
          <w:rFonts w:asciiTheme="minorHAnsi" w:eastAsiaTheme="minorEastAsia" w:hAnsiTheme="minorHAnsi" w:cstheme="minorBidi"/>
          <w:noProof/>
          <w:sz w:val="22"/>
          <w:szCs w:val="22"/>
        </w:rPr>
      </w:pPr>
      <w:r>
        <w:rPr>
          <w:szCs w:val="26"/>
        </w:rPr>
        <w:fldChar w:fldCharType="end"/>
      </w:r>
      <w:r>
        <w:rPr>
          <w:szCs w:val="26"/>
        </w:rPr>
        <w:fldChar w:fldCharType="begin"/>
      </w:r>
      <w:r>
        <w:rPr>
          <w:szCs w:val="26"/>
        </w:rPr>
        <w:instrText xml:space="preserve"> TOC \h \z \c "Hình 3." </w:instrText>
      </w:r>
      <w:r>
        <w:rPr>
          <w:szCs w:val="26"/>
        </w:rPr>
        <w:fldChar w:fldCharType="separate"/>
      </w:r>
      <w:hyperlink w:anchor="_Toc121066650" w:history="1">
        <w:r w:rsidRPr="00DF7380">
          <w:rPr>
            <w:rStyle w:val="Hyperlink"/>
            <w:noProof/>
          </w:rPr>
          <w:t>Hình 3. 1 .NET MAUI</w:t>
        </w:r>
        <w:r>
          <w:rPr>
            <w:noProof/>
            <w:webHidden/>
          </w:rPr>
          <w:tab/>
        </w:r>
        <w:r>
          <w:rPr>
            <w:noProof/>
            <w:webHidden/>
          </w:rPr>
          <w:fldChar w:fldCharType="begin"/>
        </w:r>
        <w:r>
          <w:rPr>
            <w:noProof/>
            <w:webHidden/>
          </w:rPr>
          <w:instrText xml:space="preserve"> PAGEREF _Toc121066650 \h </w:instrText>
        </w:r>
        <w:r>
          <w:rPr>
            <w:noProof/>
            <w:webHidden/>
          </w:rPr>
        </w:r>
        <w:r>
          <w:rPr>
            <w:noProof/>
            <w:webHidden/>
          </w:rPr>
          <w:fldChar w:fldCharType="separate"/>
        </w:r>
        <w:r>
          <w:rPr>
            <w:noProof/>
            <w:webHidden/>
          </w:rPr>
          <w:t>16</w:t>
        </w:r>
        <w:r>
          <w:rPr>
            <w:noProof/>
            <w:webHidden/>
          </w:rPr>
          <w:fldChar w:fldCharType="end"/>
        </w:r>
      </w:hyperlink>
    </w:p>
    <w:p w14:paraId="00DDDF2B" w14:textId="127A86A8" w:rsidR="000C47D8" w:rsidRDefault="002E17D2" w:rsidP="000C47D8">
      <w:pPr>
        <w:pStyle w:val="TableofFigures"/>
        <w:tabs>
          <w:tab w:val="right" w:leader="dot" w:pos="9062"/>
        </w:tabs>
        <w:spacing w:line="276" w:lineRule="auto"/>
        <w:rPr>
          <w:rFonts w:asciiTheme="minorHAnsi" w:eastAsiaTheme="minorEastAsia" w:hAnsiTheme="minorHAnsi" w:cstheme="minorBidi"/>
          <w:noProof/>
          <w:sz w:val="22"/>
          <w:szCs w:val="22"/>
        </w:rPr>
      </w:pPr>
      <w:hyperlink w:anchor="_Toc121066651" w:history="1">
        <w:r w:rsidR="000C47D8" w:rsidRPr="00DF7380">
          <w:rPr>
            <w:rStyle w:val="Hyperlink"/>
            <w:noProof/>
          </w:rPr>
          <w:t>Hình 3. 2 Cách thức hoạt động của .NET MAUI</w:t>
        </w:r>
        <w:r w:rsidR="000C47D8">
          <w:rPr>
            <w:noProof/>
            <w:webHidden/>
          </w:rPr>
          <w:tab/>
        </w:r>
        <w:r w:rsidR="000C47D8">
          <w:rPr>
            <w:noProof/>
            <w:webHidden/>
          </w:rPr>
          <w:fldChar w:fldCharType="begin"/>
        </w:r>
        <w:r w:rsidR="000C47D8">
          <w:rPr>
            <w:noProof/>
            <w:webHidden/>
          </w:rPr>
          <w:instrText xml:space="preserve"> PAGEREF _Toc121066651 \h </w:instrText>
        </w:r>
        <w:r w:rsidR="000C47D8">
          <w:rPr>
            <w:noProof/>
            <w:webHidden/>
          </w:rPr>
        </w:r>
        <w:r w:rsidR="000C47D8">
          <w:rPr>
            <w:noProof/>
            <w:webHidden/>
          </w:rPr>
          <w:fldChar w:fldCharType="separate"/>
        </w:r>
        <w:r w:rsidR="000C47D8">
          <w:rPr>
            <w:noProof/>
            <w:webHidden/>
          </w:rPr>
          <w:t>17</w:t>
        </w:r>
        <w:r w:rsidR="000C47D8">
          <w:rPr>
            <w:noProof/>
            <w:webHidden/>
          </w:rPr>
          <w:fldChar w:fldCharType="end"/>
        </w:r>
      </w:hyperlink>
    </w:p>
    <w:p w14:paraId="5AC73522" w14:textId="696AEBEE" w:rsidR="000C47D8" w:rsidRDefault="002E17D2" w:rsidP="000C47D8">
      <w:pPr>
        <w:pStyle w:val="TableofFigures"/>
        <w:tabs>
          <w:tab w:val="right" w:leader="dot" w:pos="9062"/>
        </w:tabs>
        <w:spacing w:line="276" w:lineRule="auto"/>
        <w:rPr>
          <w:rFonts w:asciiTheme="minorHAnsi" w:eastAsiaTheme="minorEastAsia" w:hAnsiTheme="minorHAnsi" w:cstheme="minorBidi"/>
          <w:noProof/>
          <w:sz w:val="22"/>
          <w:szCs w:val="22"/>
        </w:rPr>
      </w:pPr>
      <w:hyperlink w:anchor="_Toc121066652" w:history="1">
        <w:r w:rsidR="000C47D8" w:rsidRPr="00DF7380">
          <w:rPr>
            <w:rStyle w:val="Hyperlink"/>
            <w:noProof/>
          </w:rPr>
          <w:t>Hình 3. 3 Mô hình Model – View – ViewModel</w:t>
        </w:r>
        <w:r w:rsidR="000C47D8">
          <w:rPr>
            <w:noProof/>
            <w:webHidden/>
          </w:rPr>
          <w:tab/>
        </w:r>
        <w:r w:rsidR="000C47D8">
          <w:rPr>
            <w:noProof/>
            <w:webHidden/>
          </w:rPr>
          <w:fldChar w:fldCharType="begin"/>
        </w:r>
        <w:r w:rsidR="000C47D8">
          <w:rPr>
            <w:noProof/>
            <w:webHidden/>
          </w:rPr>
          <w:instrText xml:space="preserve"> PAGEREF _Toc121066652 \h </w:instrText>
        </w:r>
        <w:r w:rsidR="000C47D8">
          <w:rPr>
            <w:noProof/>
            <w:webHidden/>
          </w:rPr>
        </w:r>
        <w:r w:rsidR="000C47D8">
          <w:rPr>
            <w:noProof/>
            <w:webHidden/>
          </w:rPr>
          <w:fldChar w:fldCharType="separate"/>
        </w:r>
        <w:r w:rsidR="000C47D8">
          <w:rPr>
            <w:noProof/>
            <w:webHidden/>
          </w:rPr>
          <w:t>18</w:t>
        </w:r>
        <w:r w:rsidR="000C47D8">
          <w:rPr>
            <w:noProof/>
            <w:webHidden/>
          </w:rPr>
          <w:fldChar w:fldCharType="end"/>
        </w:r>
      </w:hyperlink>
    </w:p>
    <w:p w14:paraId="274E4241" w14:textId="4693216D" w:rsidR="000C47D8" w:rsidRDefault="002E17D2" w:rsidP="000C47D8">
      <w:pPr>
        <w:pStyle w:val="TableofFigures"/>
        <w:tabs>
          <w:tab w:val="right" w:leader="dot" w:pos="9062"/>
        </w:tabs>
        <w:spacing w:line="276" w:lineRule="auto"/>
        <w:rPr>
          <w:rFonts w:asciiTheme="minorHAnsi" w:eastAsiaTheme="minorEastAsia" w:hAnsiTheme="minorHAnsi" w:cstheme="minorBidi"/>
          <w:noProof/>
          <w:sz w:val="22"/>
          <w:szCs w:val="22"/>
        </w:rPr>
      </w:pPr>
      <w:hyperlink w:anchor="_Toc121066653" w:history="1">
        <w:r w:rsidR="000C47D8" w:rsidRPr="00DF7380">
          <w:rPr>
            <w:rStyle w:val="Hyperlink"/>
            <w:noProof/>
          </w:rPr>
          <w:t>Hình 3. 4 Đăng ký trên desktop</w:t>
        </w:r>
        <w:r w:rsidR="000C47D8">
          <w:rPr>
            <w:noProof/>
            <w:webHidden/>
          </w:rPr>
          <w:tab/>
        </w:r>
        <w:r w:rsidR="000C47D8">
          <w:rPr>
            <w:noProof/>
            <w:webHidden/>
          </w:rPr>
          <w:fldChar w:fldCharType="begin"/>
        </w:r>
        <w:r w:rsidR="000C47D8">
          <w:rPr>
            <w:noProof/>
            <w:webHidden/>
          </w:rPr>
          <w:instrText xml:space="preserve"> PAGEREF _Toc121066653 \h </w:instrText>
        </w:r>
        <w:r w:rsidR="000C47D8">
          <w:rPr>
            <w:noProof/>
            <w:webHidden/>
          </w:rPr>
        </w:r>
        <w:r w:rsidR="000C47D8">
          <w:rPr>
            <w:noProof/>
            <w:webHidden/>
          </w:rPr>
          <w:fldChar w:fldCharType="separate"/>
        </w:r>
        <w:r w:rsidR="000C47D8">
          <w:rPr>
            <w:noProof/>
            <w:webHidden/>
          </w:rPr>
          <w:t>19</w:t>
        </w:r>
        <w:r w:rsidR="000C47D8">
          <w:rPr>
            <w:noProof/>
            <w:webHidden/>
          </w:rPr>
          <w:fldChar w:fldCharType="end"/>
        </w:r>
      </w:hyperlink>
    </w:p>
    <w:p w14:paraId="005081F2" w14:textId="362A9DF9" w:rsidR="000C47D8" w:rsidRDefault="002E17D2" w:rsidP="000C47D8">
      <w:pPr>
        <w:pStyle w:val="TableofFigures"/>
        <w:tabs>
          <w:tab w:val="right" w:leader="dot" w:pos="9062"/>
        </w:tabs>
        <w:spacing w:line="276" w:lineRule="auto"/>
        <w:rPr>
          <w:rFonts w:asciiTheme="minorHAnsi" w:eastAsiaTheme="minorEastAsia" w:hAnsiTheme="minorHAnsi" w:cstheme="minorBidi"/>
          <w:noProof/>
          <w:sz w:val="22"/>
          <w:szCs w:val="22"/>
        </w:rPr>
      </w:pPr>
      <w:hyperlink w:anchor="_Toc121066654" w:history="1">
        <w:r w:rsidR="000C47D8" w:rsidRPr="00DF7380">
          <w:rPr>
            <w:rStyle w:val="Hyperlink"/>
            <w:noProof/>
          </w:rPr>
          <w:t>Hình 3. 5 Đăng nhập</w:t>
        </w:r>
        <w:r w:rsidR="000C47D8">
          <w:rPr>
            <w:noProof/>
            <w:webHidden/>
          </w:rPr>
          <w:tab/>
        </w:r>
        <w:r w:rsidR="000C47D8">
          <w:rPr>
            <w:noProof/>
            <w:webHidden/>
          </w:rPr>
          <w:fldChar w:fldCharType="begin"/>
        </w:r>
        <w:r w:rsidR="000C47D8">
          <w:rPr>
            <w:noProof/>
            <w:webHidden/>
          </w:rPr>
          <w:instrText xml:space="preserve"> PAGEREF _Toc121066654 \h </w:instrText>
        </w:r>
        <w:r w:rsidR="000C47D8">
          <w:rPr>
            <w:noProof/>
            <w:webHidden/>
          </w:rPr>
        </w:r>
        <w:r w:rsidR="000C47D8">
          <w:rPr>
            <w:noProof/>
            <w:webHidden/>
          </w:rPr>
          <w:fldChar w:fldCharType="separate"/>
        </w:r>
        <w:r w:rsidR="000C47D8">
          <w:rPr>
            <w:noProof/>
            <w:webHidden/>
          </w:rPr>
          <w:t>20</w:t>
        </w:r>
        <w:r w:rsidR="000C47D8">
          <w:rPr>
            <w:noProof/>
            <w:webHidden/>
          </w:rPr>
          <w:fldChar w:fldCharType="end"/>
        </w:r>
      </w:hyperlink>
    </w:p>
    <w:p w14:paraId="2B95DB96" w14:textId="06E2E32B" w:rsidR="000C47D8" w:rsidRDefault="002E17D2" w:rsidP="000C47D8">
      <w:pPr>
        <w:pStyle w:val="TableofFigures"/>
        <w:tabs>
          <w:tab w:val="right" w:leader="dot" w:pos="9062"/>
        </w:tabs>
        <w:spacing w:line="276" w:lineRule="auto"/>
        <w:rPr>
          <w:rFonts w:asciiTheme="minorHAnsi" w:eastAsiaTheme="minorEastAsia" w:hAnsiTheme="minorHAnsi" w:cstheme="minorBidi"/>
          <w:noProof/>
          <w:sz w:val="22"/>
          <w:szCs w:val="22"/>
        </w:rPr>
      </w:pPr>
      <w:hyperlink w:anchor="_Toc121066655" w:history="1">
        <w:r w:rsidR="000C47D8" w:rsidRPr="00DF7380">
          <w:rPr>
            <w:rStyle w:val="Hyperlink"/>
            <w:noProof/>
          </w:rPr>
          <w:t>Hình 3. 6 Thông tin cá nhân</w:t>
        </w:r>
        <w:r w:rsidR="000C47D8">
          <w:rPr>
            <w:noProof/>
            <w:webHidden/>
          </w:rPr>
          <w:tab/>
        </w:r>
        <w:r w:rsidR="000C47D8">
          <w:rPr>
            <w:noProof/>
            <w:webHidden/>
          </w:rPr>
          <w:fldChar w:fldCharType="begin"/>
        </w:r>
        <w:r w:rsidR="000C47D8">
          <w:rPr>
            <w:noProof/>
            <w:webHidden/>
          </w:rPr>
          <w:instrText xml:space="preserve"> PAGEREF _Toc121066655 \h </w:instrText>
        </w:r>
        <w:r w:rsidR="000C47D8">
          <w:rPr>
            <w:noProof/>
            <w:webHidden/>
          </w:rPr>
        </w:r>
        <w:r w:rsidR="000C47D8">
          <w:rPr>
            <w:noProof/>
            <w:webHidden/>
          </w:rPr>
          <w:fldChar w:fldCharType="separate"/>
        </w:r>
        <w:r w:rsidR="000C47D8">
          <w:rPr>
            <w:noProof/>
            <w:webHidden/>
          </w:rPr>
          <w:t>20</w:t>
        </w:r>
        <w:r w:rsidR="000C47D8">
          <w:rPr>
            <w:noProof/>
            <w:webHidden/>
          </w:rPr>
          <w:fldChar w:fldCharType="end"/>
        </w:r>
      </w:hyperlink>
    </w:p>
    <w:p w14:paraId="2F15C596" w14:textId="26CF74B3" w:rsidR="000C47D8" w:rsidRDefault="002E17D2" w:rsidP="000C47D8">
      <w:pPr>
        <w:pStyle w:val="TableofFigures"/>
        <w:tabs>
          <w:tab w:val="right" w:leader="dot" w:pos="9062"/>
        </w:tabs>
        <w:spacing w:line="276" w:lineRule="auto"/>
        <w:rPr>
          <w:rFonts w:asciiTheme="minorHAnsi" w:eastAsiaTheme="minorEastAsia" w:hAnsiTheme="minorHAnsi" w:cstheme="minorBidi"/>
          <w:noProof/>
          <w:sz w:val="22"/>
          <w:szCs w:val="22"/>
        </w:rPr>
      </w:pPr>
      <w:hyperlink w:anchor="_Toc121066656" w:history="1">
        <w:r w:rsidR="000C47D8" w:rsidRPr="00DF7380">
          <w:rPr>
            <w:rStyle w:val="Hyperlink"/>
            <w:noProof/>
          </w:rPr>
          <w:t>Hình 3. 7 Trang chủ trên desktop</w:t>
        </w:r>
        <w:r w:rsidR="000C47D8">
          <w:rPr>
            <w:noProof/>
            <w:webHidden/>
          </w:rPr>
          <w:tab/>
        </w:r>
        <w:r w:rsidR="000C47D8">
          <w:rPr>
            <w:noProof/>
            <w:webHidden/>
          </w:rPr>
          <w:fldChar w:fldCharType="begin"/>
        </w:r>
        <w:r w:rsidR="000C47D8">
          <w:rPr>
            <w:noProof/>
            <w:webHidden/>
          </w:rPr>
          <w:instrText xml:space="preserve"> PAGEREF _Toc121066656 \h </w:instrText>
        </w:r>
        <w:r w:rsidR="000C47D8">
          <w:rPr>
            <w:noProof/>
            <w:webHidden/>
          </w:rPr>
        </w:r>
        <w:r w:rsidR="000C47D8">
          <w:rPr>
            <w:noProof/>
            <w:webHidden/>
          </w:rPr>
          <w:fldChar w:fldCharType="separate"/>
        </w:r>
        <w:r w:rsidR="000C47D8">
          <w:rPr>
            <w:noProof/>
            <w:webHidden/>
          </w:rPr>
          <w:t>21</w:t>
        </w:r>
        <w:r w:rsidR="000C47D8">
          <w:rPr>
            <w:noProof/>
            <w:webHidden/>
          </w:rPr>
          <w:fldChar w:fldCharType="end"/>
        </w:r>
      </w:hyperlink>
    </w:p>
    <w:p w14:paraId="7149E747" w14:textId="36C6B2E5" w:rsidR="000C47D8" w:rsidRDefault="002E17D2" w:rsidP="000C47D8">
      <w:pPr>
        <w:pStyle w:val="TableofFigures"/>
        <w:tabs>
          <w:tab w:val="right" w:leader="dot" w:pos="9062"/>
        </w:tabs>
        <w:spacing w:line="276" w:lineRule="auto"/>
        <w:rPr>
          <w:rFonts w:asciiTheme="minorHAnsi" w:eastAsiaTheme="minorEastAsia" w:hAnsiTheme="minorHAnsi" w:cstheme="minorBidi"/>
          <w:noProof/>
          <w:sz w:val="22"/>
          <w:szCs w:val="22"/>
        </w:rPr>
      </w:pPr>
      <w:hyperlink w:anchor="_Toc121066657" w:history="1">
        <w:r w:rsidR="000C47D8" w:rsidRPr="00DF7380">
          <w:rPr>
            <w:rStyle w:val="Hyperlink"/>
            <w:noProof/>
          </w:rPr>
          <w:t>Hình 3. 8 Ghi chú trên desktop</w:t>
        </w:r>
        <w:r w:rsidR="000C47D8">
          <w:rPr>
            <w:noProof/>
            <w:webHidden/>
          </w:rPr>
          <w:tab/>
        </w:r>
        <w:r w:rsidR="000C47D8">
          <w:rPr>
            <w:noProof/>
            <w:webHidden/>
          </w:rPr>
          <w:fldChar w:fldCharType="begin"/>
        </w:r>
        <w:r w:rsidR="000C47D8">
          <w:rPr>
            <w:noProof/>
            <w:webHidden/>
          </w:rPr>
          <w:instrText xml:space="preserve"> PAGEREF _Toc121066657 \h </w:instrText>
        </w:r>
        <w:r w:rsidR="000C47D8">
          <w:rPr>
            <w:noProof/>
            <w:webHidden/>
          </w:rPr>
        </w:r>
        <w:r w:rsidR="000C47D8">
          <w:rPr>
            <w:noProof/>
            <w:webHidden/>
          </w:rPr>
          <w:fldChar w:fldCharType="separate"/>
        </w:r>
        <w:r w:rsidR="000C47D8">
          <w:rPr>
            <w:noProof/>
            <w:webHidden/>
          </w:rPr>
          <w:t>21</w:t>
        </w:r>
        <w:r w:rsidR="000C47D8">
          <w:rPr>
            <w:noProof/>
            <w:webHidden/>
          </w:rPr>
          <w:fldChar w:fldCharType="end"/>
        </w:r>
      </w:hyperlink>
    </w:p>
    <w:p w14:paraId="3B3A7C30" w14:textId="363C01BC" w:rsidR="000C47D8" w:rsidRDefault="002E17D2" w:rsidP="000C47D8">
      <w:pPr>
        <w:pStyle w:val="TableofFigures"/>
        <w:tabs>
          <w:tab w:val="right" w:leader="dot" w:pos="9062"/>
        </w:tabs>
        <w:spacing w:line="276" w:lineRule="auto"/>
        <w:rPr>
          <w:rFonts w:asciiTheme="minorHAnsi" w:eastAsiaTheme="minorEastAsia" w:hAnsiTheme="minorHAnsi" w:cstheme="minorBidi"/>
          <w:noProof/>
          <w:sz w:val="22"/>
          <w:szCs w:val="22"/>
        </w:rPr>
      </w:pPr>
      <w:hyperlink w:anchor="_Toc121066658" w:history="1">
        <w:r w:rsidR="000C47D8" w:rsidRPr="00DF7380">
          <w:rPr>
            <w:rStyle w:val="Hyperlink"/>
            <w:noProof/>
          </w:rPr>
          <w:t>Hình 3. 9 Chi tiết ghi chú trên desktop</w:t>
        </w:r>
        <w:r w:rsidR="000C47D8">
          <w:rPr>
            <w:noProof/>
            <w:webHidden/>
          </w:rPr>
          <w:tab/>
        </w:r>
        <w:r w:rsidR="000C47D8">
          <w:rPr>
            <w:noProof/>
            <w:webHidden/>
          </w:rPr>
          <w:fldChar w:fldCharType="begin"/>
        </w:r>
        <w:r w:rsidR="000C47D8">
          <w:rPr>
            <w:noProof/>
            <w:webHidden/>
          </w:rPr>
          <w:instrText xml:space="preserve"> PAGEREF _Toc121066658 \h </w:instrText>
        </w:r>
        <w:r w:rsidR="000C47D8">
          <w:rPr>
            <w:noProof/>
            <w:webHidden/>
          </w:rPr>
        </w:r>
        <w:r w:rsidR="000C47D8">
          <w:rPr>
            <w:noProof/>
            <w:webHidden/>
          </w:rPr>
          <w:fldChar w:fldCharType="separate"/>
        </w:r>
        <w:r w:rsidR="000C47D8">
          <w:rPr>
            <w:noProof/>
            <w:webHidden/>
          </w:rPr>
          <w:t>22</w:t>
        </w:r>
        <w:r w:rsidR="000C47D8">
          <w:rPr>
            <w:noProof/>
            <w:webHidden/>
          </w:rPr>
          <w:fldChar w:fldCharType="end"/>
        </w:r>
      </w:hyperlink>
    </w:p>
    <w:p w14:paraId="4DBB1EC5" w14:textId="516E76ED" w:rsidR="000C47D8" w:rsidRDefault="002E17D2" w:rsidP="000C47D8">
      <w:pPr>
        <w:pStyle w:val="TableofFigures"/>
        <w:tabs>
          <w:tab w:val="right" w:leader="dot" w:pos="9062"/>
        </w:tabs>
        <w:spacing w:line="276" w:lineRule="auto"/>
        <w:rPr>
          <w:rFonts w:asciiTheme="minorHAnsi" w:eastAsiaTheme="minorEastAsia" w:hAnsiTheme="minorHAnsi" w:cstheme="minorBidi"/>
          <w:noProof/>
          <w:sz w:val="22"/>
          <w:szCs w:val="22"/>
        </w:rPr>
      </w:pPr>
      <w:hyperlink w:anchor="_Toc121066659" w:history="1">
        <w:r w:rsidR="000C47D8" w:rsidRPr="00DF7380">
          <w:rPr>
            <w:rStyle w:val="Hyperlink"/>
            <w:noProof/>
          </w:rPr>
          <w:t>Hình 3. 10 Tập ghi chú trên desktop</w:t>
        </w:r>
        <w:r w:rsidR="000C47D8">
          <w:rPr>
            <w:noProof/>
            <w:webHidden/>
          </w:rPr>
          <w:tab/>
        </w:r>
        <w:r w:rsidR="000C47D8">
          <w:rPr>
            <w:noProof/>
            <w:webHidden/>
          </w:rPr>
          <w:fldChar w:fldCharType="begin"/>
        </w:r>
        <w:r w:rsidR="000C47D8">
          <w:rPr>
            <w:noProof/>
            <w:webHidden/>
          </w:rPr>
          <w:instrText xml:space="preserve"> PAGEREF _Toc121066659 \h </w:instrText>
        </w:r>
        <w:r w:rsidR="000C47D8">
          <w:rPr>
            <w:noProof/>
            <w:webHidden/>
          </w:rPr>
        </w:r>
        <w:r w:rsidR="000C47D8">
          <w:rPr>
            <w:noProof/>
            <w:webHidden/>
          </w:rPr>
          <w:fldChar w:fldCharType="separate"/>
        </w:r>
        <w:r w:rsidR="000C47D8">
          <w:rPr>
            <w:noProof/>
            <w:webHidden/>
          </w:rPr>
          <w:t>22</w:t>
        </w:r>
        <w:r w:rsidR="000C47D8">
          <w:rPr>
            <w:noProof/>
            <w:webHidden/>
          </w:rPr>
          <w:fldChar w:fldCharType="end"/>
        </w:r>
      </w:hyperlink>
    </w:p>
    <w:p w14:paraId="1E984389" w14:textId="7A329D84" w:rsidR="000C47D8" w:rsidRDefault="002E17D2" w:rsidP="000C47D8">
      <w:pPr>
        <w:pStyle w:val="TableofFigures"/>
        <w:tabs>
          <w:tab w:val="right" w:leader="dot" w:pos="9062"/>
        </w:tabs>
        <w:spacing w:line="276" w:lineRule="auto"/>
        <w:rPr>
          <w:rFonts w:asciiTheme="minorHAnsi" w:eastAsiaTheme="minorEastAsia" w:hAnsiTheme="minorHAnsi" w:cstheme="minorBidi"/>
          <w:noProof/>
          <w:sz w:val="22"/>
          <w:szCs w:val="22"/>
        </w:rPr>
      </w:pPr>
      <w:hyperlink w:anchor="_Toc121066660" w:history="1">
        <w:r w:rsidR="000C47D8" w:rsidRPr="00DF7380">
          <w:rPr>
            <w:rStyle w:val="Hyperlink"/>
            <w:noProof/>
          </w:rPr>
          <w:t>Hình 3. 11 Ghi chú yêu thích trên desktop</w:t>
        </w:r>
        <w:r w:rsidR="000C47D8">
          <w:rPr>
            <w:noProof/>
            <w:webHidden/>
          </w:rPr>
          <w:tab/>
        </w:r>
        <w:r w:rsidR="000C47D8">
          <w:rPr>
            <w:noProof/>
            <w:webHidden/>
          </w:rPr>
          <w:fldChar w:fldCharType="begin"/>
        </w:r>
        <w:r w:rsidR="000C47D8">
          <w:rPr>
            <w:noProof/>
            <w:webHidden/>
          </w:rPr>
          <w:instrText xml:space="preserve"> PAGEREF _Toc121066660 \h </w:instrText>
        </w:r>
        <w:r w:rsidR="000C47D8">
          <w:rPr>
            <w:noProof/>
            <w:webHidden/>
          </w:rPr>
        </w:r>
        <w:r w:rsidR="000C47D8">
          <w:rPr>
            <w:noProof/>
            <w:webHidden/>
          </w:rPr>
          <w:fldChar w:fldCharType="separate"/>
        </w:r>
        <w:r w:rsidR="000C47D8">
          <w:rPr>
            <w:noProof/>
            <w:webHidden/>
          </w:rPr>
          <w:t>23</w:t>
        </w:r>
        <w:r w:rsidR="000C47D8">
          <w:rPr>
            <w:noProof/>
            <w:webHidden/>
          </w:rPr>
          <w:fldChar w:fldCharType="end"/>
        </w:r>
      </w:hyperlink>
    </w:p>
    <w:p w14:paraId="52639BAF" w14:textId="0D8CABCF" w:rsidR="000C47D8" w:rsidRDefault="002E17D2" w:rsidP="000C47D8">
      <w:pPr>
        <w:pStyle w:val="TableofFigures"/>
        <w:tabs>
          <w:tab w:val="right" w:leader="dot" w:pos="9062"/>
        </w:tabs>
        <w:spacing w:line="276" w:lineRule="auto"/>
        <w:rPr>
          <w:rFonts w:asciiTheme="minorHAnsi" w:eastAsiaTheme="minorEastAsia" w:hAnsiTheme="minorHAnsi" w:cstheme="minorBidi"/>
          <w:noProof/>
          <w:sz w:val="22"/>
          <w:szCs w:val="22"/>
        </w:rPr>
      </w:pPr>
      <w:hyperlink w:anchor="_Toc121066661" w:history="1">
        <w:r w:rsidR="000C47D8" w:rsidRPr="00DF7380">
          <w:rPr>
            <w:rStyle w:val="Hyperlink"/>
            <w:noProof/>
          </w:rPr>
          <w:t>Hình 3. 12 Lập lịch trên desktop</w:t>
        </w:r>
        <w:r w:rsidR="000C47D8">
          <w:rPr>
            <w:noProof/>
            <w:webHidden/>
          </w:rPr>
          <w:tab/>
        </w:r>
        <w:r w:rsidR="000C47D8">
          <w:rPr>
            <w:noProof/>
            <w:webHidden/>
          </w:rPr>
          <w:fldChar w:fldCharType="begin"/>
        </w:r>
        <w:r w:rsidR="000C47D8">
          <w:rPr>
            <w:noProof/>
            <w:webHidden/>
          </w:rPr>
          <w:instrText xml:space="preserve"> PAGEREF _Toc121066661 \h </w:instrText>
        </w:r>
        <w:r w:rsidR="000C47D8">
          <w:rPr>
            <w:noProof/>
            <w:webHidden/>
          </w:rPr>
        </w:r>
        <w:r w:rsidR="000C47D8">
          <w:rPr>
            <w:noProof/>
            <w:webHidden/>
          </w:rPr>
          <w:fldChar w:fldCharType="separate"/>
        </w:r>
        <w:r w:rsidR="000C47D8">
          <w:rPr>
            <w:noProof/>
            <w:webHidden/>
          </w:rPr>
          <w:t>23</w:t>
        </w:r>
        <w:r w:rsidR="000C47D8">
          <w:rPr>
            <w:noProof/>
            <w:webHidden/>
          </w:rPr>
          <w:fldChar w:fldCharType="end"/>
        </w:r>
      </w:hyperlink>
    </w:p>
    <w:p w14:paraId="52587C43" w14:textId="3696EE3A" w:rsidR="000C47D8" w:rsidRDefault="002E17D2" w:rsidP="000C47D8">
      <w:pPr>
        <w:pStyle w:val="TableofFigures"/>
        <w:tabs>
          <w:tab w:val="right" w:leader="dot" w:pos="9062"/>
        </w:tabs>
        <w:spacing w:line="276" w:lineRule="auto"/>
        <w:rPr>
          <w:rFonts w:asciiTheme="minorHAnsi" w:eastAsiaTheme="minorEastAsia" w:hAnsiTheme="minorHAnsi" w:cstheme="minorBidi"/>
          <w:noProof/>
          <w:sz w:val="22"/>
          <w:szCs w:val="22"/>
        </w:rPr>
      </w:pPr>
      <w:hyperlink w:anchor="_Toc121066662" w:history="1">
        <w:r w:rsidR="000C47D8" w:rsidRPr="00DF7380">
          <w:rPr>
            <w:rStyle w:val="Hyperlink"/>
            <w:noProof/>
          </w:rPr>
          <w:t>Hình 3. 13 Intro trên Android và IOS</w:t>
        </w:r>
        <w:r w:rsidR="000C47D8">
          <w:rPr>
            <w:noProof/>
            <w:webHidden/>
          </w:rPr>
          <w:tab/>
        </w:r>
        <w:r w:rsidR="000C47D8">
          <w:rPr>
            <w:noProof/>
            <w:webHidden/>
          </w:rPr>
          <w:fldChar w:fldCharType="begin"/>
        </w:r>
        <w:r w:rsidR="000C47D8">
          <w:rPr>
            <w:noProof/>
            <w:webHidden/>
          </w:rPr>
          <w:instrText xml:space="preserve"> PAGEREF _Toc121066662 \h </w:instrText>
        </w:r>
        <w:r w:rsidR="000C47D8">
          <w:rPr>
            <w:noProof/>
            <w:webHidden/>
          </w:rPr>
        </w:r>
        <w:r w:rsidR="000C47D8">
          <w:rPr>
            <w:noProof/>
            <w:webHidden/>
          </w:rPr>
          <w:fldChar w:fldCharType="separate"/>
        </w:r>
        <w:r w:rsidR="000C47D8">
          <w:rPr>
            <w:noProof/>
            <w:webHidden/>
          </w:rPr>
          <w:t>24</w:t>
        </w:r>
        <w:r w:rsidR="000C47D8">
          <w:rPr>
            <w:noProof/>
            <w:webHidden/>
          </w:rPr>
          <w:fldChar w:fldCharType="end"/>
        </w:r>
      </w:hyperlink>
    </w:p>
    <w:p w14:paraId="27A40190" w14:textId="73A86DBB" w:rsidR="000C47D8" w:rsidRDefault="002E17D2" w:rsidP="000C47D8">
      <w:pPr>
        <w:pStyle w:val="TableofFigures"/>
        <w:tabs>
          <w:tab w:val="right" w:leader="dot" w:pos="9062"/>
        </w:tabs>
        <w:spacing w:line="276" w:lineRule="auto"/>
        <w:rPr>
          <w:rFonts w:asciiTheme="minorHAnsi" w:eastAsiaTheme="minorEastAsia" w:hAnsiTheme="minorHAnsi" w:cstheme="minorBidi"/>
          <w:noProof/>
          <w:sz w:val="22"/>
          <w:szCs w:val="22"/>
        </w:rPr>
      </w:pPr>
      <w:hyperlink w:anchor="_Toc121066663" w:history="1">
        <w:r w:rsidR="000C47D8" w:rsidRPr="00DF7380">
          <w:rPr>
            <w:rStyle w:val="Hyperlink"/>
            <w:noProof/>
          </w:rPr>
          <w:t>Hình 3. 14 Đăng ký trên Android và IOS</w:t>
        </w:r>
        <w:r w:rsidR="000C47D8">
          <w:rPr>
            <w:noProof/>
            <w:webHidden/>
          </w:rPr>
          <w:tab/>
        </w:r>
        <w:r w:rsidR="000C47D8">
          <w:rPr>
            <w:noProof/>
            <w:webHidden/>
          </w:rPr>
          <w:fldChar w:fldCharType="begin"/>
        </w:r>
        <w:r w:rsidR="000C47D8">
          <w:rPr>
            <w:noProof/>
            <w:webHidden/>
          </w:rPr>
          <w:instrText xml:space="preserve"> PAGEREF _Toc121066663 \h </w:instrText>
        </w:r>
        <w:r w:rsidR="000C47D8">
          <w:rPr>
            <w:noProof/>
            <w:webHidden/>
          </w:rPr>
        </w:r>
        <w:r w:rsidR="000C47D8">
          <w:rPr>
            <w:noProof/>
            <w:webHidden/>
          </w:rPr>
          <w:fldChar w:fldCharType="separate"/>
        </w:r>
        <w:r w:rsidR="000C47D8">
          <w:rPr>
            <w:noProof/>
            <w:webHidden/>
          </w:rPr>
          <w:t>25</w:t>
        </w:r>
        <w:r w:rsidR="000C47D8">
          <w:rPr>
            <w:noProof/>
            <w:webHidden/>
          </w:rPr>
          <w:fldChar w:fldCharType="end"/>
        </w:r>
      </w:hyperlink>
    </w:p>
    <w:p w14:paraId="59DCC861" w14:textId="761367EE" w:rsidR="000C47D8" w:rsidRDefault="002E17D2" w:rsidP="000C47D8">
      <w:pPr>
        <w:pStyle w:val="TableofFigures"/>
        <w:tabs>
          <w:tab w:val="right" w:leader="dot" w:pos="9062"/>
        </w:tabs>
        <w:spacing w:line="276" w:lineRule="auto"/>
        <w:rPr>
          <w:rFonts w:asciiTheme="minorHAnsi" w:eastAsiaTheme="minorEastAsia" w:hAnsiTheme="minorHAnsi" w:cstheme="minorBidi"/>
          <w:noProof/>
          <w:sz w:val="22"/>
          <w:szCs w:val="22"/>
        </w:rPr>
      </w:pPr>
      <w:hyperlink w:anchor="_Toc121066664" w:history="1">
        <w:r w:rsidR="000C47D8" w:rsidRPr="00DF7380">
          <w:rPr>
            <w:rStyle w:val="Hyperlink"/>
            <w:noProof/>
          </w:rPr>
          <w:t>Hình 3. 15 Đăng nhập trên Android và IOS</w:t>
        </w:r>
        <w:r w:rsidR="000C47D8">
          <w:rPr>
            <w:noProof/>
            <w:webHidden/>
          </w:rPr>
          <w:tab/>
        </w:r>
        <w:r w:rsidR="000C47D8">
          <w:rPr>
            <w:noProof/>
            <w:webHidden/>
          </w:rPr>
          <w:fldChar w:fldCharType="begin"/>
        </w:r>
        <w:r w:rsidR="000C47D8">
          <w:rPr>
            <w:noProof/>
            <w:webHidden/>
          </w:rPr>
          <w:instrText xml:space="preserve"> PAGEREF _Toc121066664 \h </w:instrText>
        </w:r>
        <w:r w:rsidR="000C47D8">
          <w:rPr>
            <w:noProof/>
            <w:webHidden/>
          </w:rPr>
        </w:r>
        <w:r w:rsidR="000C47D8">
          <w:rPr>
            <w:noProof/>
            <w:webHidden/>
          </w:rPr>
          <w:fldChar w:fldCharType="separate"/>
        </w:r>
        <w:r w:rsidR="000C47D8">
          <w:rPr>
            <w:noProof/>
            <w:webHidden/>
          </w:rPr>
          <w:t>26</w:t>
        </w:r>
        <w:r w:rsidR="000C47D8">
          <w:rPr>
            <w:noProof/>
            <w:webHidden/>
          </w:rPr>
          <w:fldChar w:fldCharType="end"/>
        </w:r>
      </w:hyperlink>
    </w:p>
    <w:p w14:paraId="06000DA1" w14:textId="2A9F45C7" w:rsidR="000C47D8" w:rsidRDefault="002E17D2" w:rsidP="000C47D8">
      <w:pPr>
        <w:pStyle w:val="TableofFigures"/>
        <w:tabs>
          <w:tab w:val="right" w:leader="dot" w:pos="9062"/>
        </w:tabs>
        <w:spacing w:line="276" w:lineRule="auto"/>
        <w:rPr>
          <w:rFonts w:asciiTheme="minorHAnsi" w:eastAsiaTheme="minorEastAsia" w:hAnsiTheme="minorHAnsi" w:cstheme="minorBidi"/>
          <w:noProof/>
          <w:sz w:val="22"/>
          <w:szCs w:val="22"/>
        </w:rPr>
      </w:pPr>
      <w:hyperlink w:anchor="_Toc121066665" w:history="1">
        <w:r w:rsidR="000C47D8" w:rsidRPr="00DF7380">
          <w:rPr>
            <w:rStyle w:val="Hyperlink"/>
            <w:noProof/>
          </w:rPr>
          <w:t>Hình 3. 16 Thông tin cá nhân trên Android và IOS</w:t>
        </w:r>
        <w:r w:rsidR="000C47D8">
          <w:rPr>
            <w:noProof/>
            <w:webHidden/>
          </w:rPr>
          <w:tab/>
        </w:r>
        <w:r w:rsidR="000C47D8">
          <w:rPr>
            <w:noProof/>
            <w:webHidden/>
          </w:rPr>
          <w:fldChar w:fldCharType="begin"/>
        </w:r>
        <w:r w:rsidR="000C47D8">
          <w:rPr>
            <w:noProof/>
            <w:webHidden/>
          </w:rPr>
          <w:instrText xml:space="preserve"> PAGEREF _Toc121066665 \h </w:instrText>
        </w:r>
        <w:r w:rsidR="000C47D8">
          <w:rPr>
            <w:noProof/>
            <w:webHidden/>
          </w:rPr>
        </w:r>
        <w:r w:rsidR="000C47D8">
          <w:rPr>
            <w:noProof/>
            <w:webHidden/>
          </w:rPr>
          <w:fldChar w:fldCharType="separate"/>
        </w:r>
        <w:r w:rsidR="000C47D8">
          <w:rPr>
            <w:noProof/>
            <w:webHidden/>
          </w:rPr>
          <w:t>27</w:t>
        </w:r>
        <w:r w:rsidR="000C47D8">
          <w:rPr>
            <w:noProof/>
            <w:webHidden/>
          </w:rPr>
          <w:fldChar w:fldCharType="end"/>
        </w:r>
      </w:hyperlink>
    </w:p>
    <w:p w14:paraId="4B178B8A" w14:textId="45615501" w:rsidR="000C47D8" w:rsidRDefault="002E17D2" w:rsidP="000C47D8">
      <w:pPr>
        <w:pStyle w:val="TableofFigures"/>
        <w:tabs>
          <w:tab w:val="right" w:leader="dot" w:pos="9062"/>
        </w:tabs>
        <w:spacing w:line="276" w:lineRule="auto"/>
        <w:rPr>
          <w:rFonts w:asciiTheme="minorHAnsi" w:eastAsiaTheme="minorEastAsia" w:hAnsiTheme="minorHAnsi" w:cstheme="minorBidi"/>
          <w:noProof/>
          <w:sz w:val="22"/>
          <w:szCs w:val="22"/>
        </w:rPr>
      </w:pPr>
      <w:hyperlink w:anchor="_Toc121066666" w:history="1">
        <w:r w:rsidR="000C47D8" w:rsidRPr="00DF7380">
          <w:rPr>
            <w:rStyle w:val="Hyperlink"/>
            <w:noProof/>
          </w:rPr>
          <w:t>Hình 3. 17 Trang chủ trên Android và IOS</w:t>
        </w:r>
        <w:r w:rsidR="000C47D8">
          <w:rPr>
            <w:noProof/>
            <w:webHidden/>
          </w:rPr>
          <w:tab/>
        </w:r>
        <w:r w:rsidR="000C47D8">
          <w:rPr>
            <w:noProof/>
            <w:webHidden/>
          </w:rPr>
          <w:fldChar w:fldCharType="begin"/>
        </w:r>
        <w:r w:rsidR="000C47D8">
          <w:rPr>
            <w:noProof/>
            <w:webHidden/>
          </w:rPr>
          <w:instrText xml:space="preserve"> PAGEREF _Toc121066666 \h </w:instrText>
        </w:r>
        <w:r w:rsidR="000C47D8">
          <w:rPr>
            <w:noProof/>
            <w:webHidden/>
          </w:rPr>
        </w:r>
        <w:r w:rsidR="000C47D8">
          <w:rPr>
            <w:noProof/>
            <w:webHidden/>
          </w:rPr>
          <w:fldChar w:fldCharType="separate"/>
        </w:r>
        <w:r w:rsidR="000C47D8">
          <w:rPr>
            <w:noProof/>
            <w:webHidden/>
          </w:rPr>
          <w:t>28</w:t>
        </w:r>
        <w:r w:rsidR="000C47D8">
          <w:rPr>
            <w:noProof/>
            <w:webHidden/>
          </w:rPr>
          <w:fldChar w:fldCharType="end"/>
        </w:r>
      </w:hyperlink>
    </w:p>
    <w:p w14:paraId="615113DC" w14:textId="7A02EE81" w:rsidR="000C47D8" w:rsidRDefault="002E17D2" w:rsidP="000C47D8">
      <w:pPr>
        <w:pStyle w:val="TableofFigures"/>
        <w:tabs>
          <w:tab w:val="right" w:leader="dot" w:pos="9062"/>
        </w:tabs>
        <w:spacing w:line="276" w:lineRule="auto"/>
        <w:rPr>
          <w:rFonts w:asciiTheme="minorHAnsi" w:eastAsiaTheme="minorEastAsia" w:hAnsiTheme="minorHAnsi" w:cstheme="minorBidi"/>
          <w:noProof/>
          <w:sz w:val="22"/>
          <w:szCs w:val="22"/>
        </w:rPr>
      </w:pPr>
      <w:hyperlink w:anchor="_Toc121066667" w:history="1">
        <w:r w:rsidR="000C47D8" w:rsidRPr="00DF7380">
          <w:rPr>
            <w:rStyle w:val="Hyperlink"/>
            <w:noProof/>
          </w:rPr>
          <w:t>Hình 3. 18 Ghi chú trên Android và IOS</w:t>
        </w:r>
        <w:r w:rsidR="000C47D8">
          <w:rPr>
            <w:noProof/>
            <w:webHidden/>
          </w:rPr>
          <w:tab/>
        </w:r>
        <w:r w:rsidR="000C47D8">
          <w:rPr>
            <w:noProof/>
            <w:webHidden/>
          </w:rPr>
          <w:fldChar w:fldCharType="begin"/>
        </w:r>
        <w:r w:rsidR="000C47D8">
          <w:rPr>
            <w:noProof/>
            <w:webHidden/>
          </w:rPr>
          <w:instrText xml:space="preserve"> PAGEREF _Toc121066667 \h </w:instrText>
        </w:r>
        <w:r w:rsidR="000C47D8">
          <w:rPr>
            <w:noProof/>
            <w:webHidden/>
          </w:rPr>
        </w:r>
        <w:r w:rsidR="000C47D8">
          <w:rPr>
            <w:noProof/>
            <w:webHidden/>
          </w:rPr>
          <w:fldChar w:fldCharType="separate"/>
        </w:r>
        <w:r w:rsidR="000C47D8">
          <w:rPr>
            <w:noProof/>
            <w:webHidden/>
          </w:rPr>
          <w:t>29</w:t>
        </w:r>
        <w:r w:rsidR="000C47D8">
          <w:rPr>
            <w:noProof/>
            <w:webHidden/>
          </w:rPr>
          <w:fldChar w:fldCharType="end"/>
        </w:r>
      </w:hyperlink>
    </w:p>
    <w:p w14:paraId="7E73B9E2" w14:textId="1CF28F8D" w:rsidR="000C47D8" w:rsidRDefault="002E17D2" w:rsidP="000C47D8">
      <w:pPr>
        <w:pStyle w:val="TableofFigures"/>
        <w:tabs>
          <w:tab w:val="right" w:leader="dot" w:pos="9062"/>
        </w:tabs>
        <w:spacing w:line="276" w:lineRule="auto"/>
        <w:rPr>
          <w:rFonts w:asciiTheme="minorHAnsi" w:eastAsiaTheme="minorEastAsia" w:hAnsiTheme="minorHAnsi" w:cstheme="minorBidi"/>
          <w:noProof/>
          <w:sz w:val="22"/>
          <w:szCs w:val="22"/>
        </w:rPr>
      </w:pPr>
      <w:hyperlink w:anchor="_Toc121066668" w:history="1">
        <w:r w:rsidR="000C47D8" w:rsidRPr="00DF7380">
          <w:rPr>
            <w:rStyle w:val="Hyperlink"/>
            <w:noProof/>
          </w:rPr>
          <w:t>Hình 3. 19 Chi tiết ghi chú trên Android và IOS</w:t>
        </w:r>
        <w:r w:rsidR="000C47D8">
          <w:rPr>
            <w:noProof/>
            <w:webHidden/>
          </w:rPr>
          <w:tab/>
        </w:r>
        <w:r w:rsidR="000C47D8">
          <w:rPr>
            <w:noProof/>
            <w:webHidden/>
          </w:rPr>
          <w:fldChar w:fldCharType="begin"/>
        </w:r>
        <w:r w:rsidR="000C47D8">
          <w:rPr>
            <w:noProof/>
            <w:webHidden/>
          </w:rPr>
          <w:instrText xml:space="preserve"> PAGEREF _Toc121066668 \h </w:instrText>
        </w:r>
        <w:r w:rsidR="000C47D8">
          <w:rPr>
            <w:noProof/>
            <w:webHidden/>
          </w:rPr>
        </w:r>
        <w:r w:rsidR="000C47D8">
          <w:rPr>
            <w:noProof/>
            <w:webHidden/>
          </w:rPr>
          <w:fldChar w:fldCharType="separate"/>
        </w:r>
        <w:r w:rsidR="000C47D8">
          <w:rPr>
            <w:noProof/>
            <w:webHidden/>
          </w:rPr>
          <w:t>30</w:t>
        </w:r>
        <w:r w:rsidR="000C47D8">
          <w:rPr>
            <w:noProof/>
            <w:webHidden/>
          </w:rPr>
          <w:fldChar w:fldCharType="end"/>
        </w:r>
      </w:hyperlink>
    </w:p>
    <w:p w14:paraId="38AF0093" w14:textId="209FB41F" w:rsidR="000C47D8" w:rsidRDefault="002E17D2" w:rsidP="000C47D8">
      <w:pPr>
        <w:pStyle w:val="TableofFigures"/>
        <w:tabs>
          <w:tab w:val="right" w:leader="dot" w:pos="9062"/>
        </w:tabs>
        <w:spacing w:line="276" w:lineRule="auto"/>
        <w:rPr>
          <w:rFonts w:asciiTheme="minorHAnsi" w:eastAsiaTheme="minorEastAsia" w:hAnsiTheme="minorHAnsi" w:cstheme="minorBidi"/>
          <w:noProof/>
          <w:sz w:val="22"/>
          <w:szCs w:val="22"/>
        </w:rPr>
      </w:pPr>
      <w:hyperlink w:anchor="_Toc121066669" w:history="1">
        <w:r w:rsidR="000C47D8" w:rsidRPr="00DF7380">
          <w:rPr>
            <w:rStyle w:val="Hyperlink"/>
            <w:noProof/>
          </w:rPr>
          <w:t>Hình 3. 20 Tập ghi chú trên Android và IOS</w:t>
        </w:r>
        <w:r w:rsidR="000C47D8">
          <w:rPr>
            <w:noProof/>
            <w:webHidden/>
          </w:rPr>
          <w:tab/>
        </w:r>
        <w:r w:rsidR="000C47D8">
          <w:rPr>
            <w:noProof/>
            <w:webHidden/>
          </w:rPr>
          <w:fldChar w:fldCharType="begin"/>
        </w:r>
        <w:r w:rsidR="000C47D8">
          <w:rPr>
            <w:noProof/>
            <w:webHidden/>
          </w:rPr>
          <w:instrText xml:space="preserve"> PAGEREF _Toc121066669 \h </w:instrText>
        </w:r>
        <w:r w:rsidR="000C47D8">
          <w:rPr>
            <w:noProof/>
            <w:webHidden/>
          </w:rPr>
        </w:r>
        <w:r w:rsidR="000C47D8">
          <w:rPr>
            <w:noProof/>
            <w:webHidden/>
          </w:rPr>
          <w:fldChar w:fldCharType="separate"/>
        </w:r>
        <w:r w:rsidR="000C47D8">
          <w:rPr>
            <w:noProof/>
            <w:webHidden/>
          </w:rPr>
          <w:t>31</w:t>
        </w:r>
        <w:r w:rsidR="000C47D8">
          <w:rPr>
            <w:noProof/>
            <w:webHidden/>
          </w:rPr>
          <w:fldChar w:fldCharType="end"/>
        </w:r>
      </w:hyperlink>
    </w:p>
    <w:p w14:paraId="2CB5C96A" w14:textId="3D203C63" w:rsidR="000C47D8" w:rsidRDefault="002E17D2" w:rsidP="000C47D8">
      <w:pPr>
        <w:pStyle w:val="TableofFigures"/>
        <w:tabs>
          <w:tab w:val="right" w:leader="dot" w:pos="9062"/>
        </w:tabs>
        <w:spacing w:line="276" w:lineRule="auto"/>
        <w:rPr>
          <w:rFonts w:asciiTheme="minorHAnsi" w:eastAsiaTheme="minorEastAsia" w:hAnsiTheme="minorHAnsi" w:cstheme="minorBidi"/>
          <w:noProof/>
          <w:sz w:val="22"/>
          <w:szCs w:val="22"/>
        </w:rPr>
      </w:pPr>
      <w:hyperlink w:anchor="_Toc121066670" w:history="1">
        <w:r w:rsidR="000C47D8" w:rsidRPr="00DF7380">
          <w:rPr>
            <w:rStyle w:val="Hyperlink"/>
            <w:noProof/>
          </w:rPr>
          <w:t>Hình 3. 21 Ghi chú yêu thích trên Android và IOS</w:t>
        </w:r>
        <w:r w:rsidR="000C47D8">
          <w:rPr>
            <w:noProof/>
            <w:webHidden/>
          </w:rPr>
          <w:tab/>
        </w:r>
        <w:r w:rsidR="000C47D8">
          <w:rPr>
            <w:noProof/>
            <w:webHidden/>
          </w:rPr>
          <w:fldChar w:fldCharType="begin"/>
        </w:r>
        <w:r w:rsidR="000C47D8">
          <w:rPr>
            <w:noProof/>
            <w:webHidden/>
          </w:rPr>
          <w:instrText xml:space="preserve"> PAGEREF _Toc121066670 \h </w:instrText>
        </w:r>
        <w:r w:rsidR="000C47D8">
          <w:rPr>
            <w:noProof/>
            <w:webHidden/>
          </w:rPr>
        </w:r>
        <w:r w:rsidR="000C47D8">
          <w:rPr>
            <w:noProof/>
            <w:webHidden/>
          </w:rPr>
          <w:fldChar w:fldCharType="separate"/>
        </w:r>
        <w:r w:rsidR="000C47D8">
          <w:rPr>
            <w:noProof/>
            <w:webHidden/>
          </w:rPr>
          <w:t>32</w:t>
        </w:r>
        <w:r w:rsidR="000C47D8">
          <w:rPr>
            <w:noProof/>
            <w:webHidden/>
          </w:rPr>
          <w:fldChar w:fldCharType="end"/>
        </w:r>
      </w:hyperlink>
    </w:p>
    <w:p w14:paraId="54FCC252" w14:textId="6AAC5056" w:rsidR="000C47D8" w:rsidRDefault="002E17D2" w:rsidP="000C47D8">
      <w:pPr>
        <w:pStyle w:val="TableofFigures"/>
        <w:tabs>
          <w:tab w:val="right" w:leader="dot" w:pos="9062"/>
        </w:tabs>
        <w:spacing w:line="276" w:lineRule="auto"/>
        <w:rPr>
          <w:rFonts w:asciiTheme="minorHAnsi" w:eastAsiaTheme="minorEastAsia" w:hAnsiTheme="minorHAnsi" w:cstheme="minorBidi"/>
          <w:noProof/>
          <w:sz w:val="22"/>
          <w:szCs w:val="22"/>
        </w:rPr>
      </w:pPr>
      <w:hyperlink w:anchor="_Toc121066671" w:history="1">
        <w:r w:rsidR="000C47D8" w:rsidRPr="00DF7380">
          <w:rPr>
            <w:rStyle w:val="Hyperlink"/>
            <w:noProof/>
          </w:rPr>
          <w:t>Hình 3. 22 Lập lịch trên Android và IOS</w:t>
        </w:r>
        <w:r w:rsidR="000C47D8">
          <w:rPr>
            <w:noProof/>
            <w:webHidden/>
          </w:rPr>
          <w:tab/>
        </w:r>
        <w:r w:rsidR="000C47D8">
          <w:rPr>
            <w:noProof/>
            <w:webHidden/>
          </w:rPr>
          <w:fldChar w:fldCharType="begin"/>
        </w:r>
        <w:r w:rsidR="000C47D8">
          <w:rPr>
            <w:noProof/>
            <w:webHidden/>
          </w:rPr>
          <w:instrText xml:space="preserve"> PAGEREF _Toc121066671 \h </w:instrText>
        </w:r>
        <w:r w:rsidR="000C47D8">
          <w:rPr>
            <w:noProof/>
            <w:webHidden/>
          </w:rPr>
        </w:r>
        <w:r w:rsidR="000C47D8">
          <w:rPr>
            <w:noProof/>
            <w:webHidden/>
          </w:rPr>
          <w:fldChar w:fldCharType="separate"/>
        </w:r>
        <w:r w:rsidR="000C47D8">
          <w:rPr>
            <w:noProof/>
            <w:webHidden/>
          </w:rPr>
          <w:t>33</w:t>
        </w:r>
        <w:r w:rsidR="000C47D8">
          <w:rPr>
            <w:noProof/>
            <w:webHidden/>
          </w:rPr>
          <w:fldChar w:fldCharType="end"/>
        </w:r>
      </w:hyperlink>
    </w:p>
    <w:p w14:paraId="7FB7A352" w14:textId="7359E8B7" w:rsidR="000C47D8" w:rsidRDefault="002E17D2" w:rsidP="000C47D8">
      <w:pPr>
        <w:pStyle w:val="TableofFigures"/>
        <w:tabs>
          <w:tab w:val="right" w:leader="dot" w:pos="9062"/>
        </w:tabs>
        <w:spacing w:line="276" w:lineRule="auto"/>
        <w:rPr>
          <w:rFonts w:asciiTheme="minorHAnsi" w:eastAsiaTheme="minorEastAsia" w:hAnsiTheme="minorHAnsi" w:cstheme="minorBidi"/>
          <w:noProof/>
          <w:sz w:val="22"/>
          <w:szCs w:val="22"/>
        </w:rPr>
      </w:pPr>
      <w:hyperlink w:anchor="_Toc121066672" w:history="1">
        <w:r w:rsidR="000C47D8" w:rsidRPr="00DF7380">
          <w:rPr>
            <w:rStyle w:val="Hyperlink"/>
            <w:noProof/>
          </w:rPr>
          <w:t>Hình 3. 23 WebAPI</w:t>
        </w:r>
        <w:r w:rsidR="000C47D8">
          <w:rPr>
            <w:noProof/>
            <w:webHidden/>
          </w:rPr>
          <w:tab/>
        </w:r>
        <w:r w:rsidR="000C47D8">
          <w:rPr>
            <w:noProof/>
            <w:webHidden/>
          </w:rPr>
          <w:fldChar w:fldCharType="begin"/>
        </w:r>
        <w:r w:rsidR="000C47D8">
          <w:rPr>
            <w:noProof/>
            <w:webHidden/>
          </w:rPr>
          <w:instrText xml:space="preserve"> PAGEREF _Toc121066672 \h </w:instrText>
        </w:r>
        <w:r w:rsidR="000C47D8">
          <w:rPr>
            <w:noProof/>
            <w:webHidden/>
          </w:rPr>
        </w:r>
        <w:r w:rsidR="000C47D8">
          <w:rPr>
            <w:noProof/>
            <w:webHidden/>
          </w:rPr>
          <w:fldChar w:fldCharType="separate"/>
        </w:r>
        <w:r w:rsidR="000C47D8">
          <w:rPr>
            <w:noProof/>
            <w:webHidden/>
          </w:rPr>
          <w:t>34</w:t>
        </w:r>
        <w:r w:rsidR="000C47D8">
          <w:rPr>
            <w:noProof/>
            <w:webHidden/>
          </w:rPr>
          <w:fldChar w:fldCharType="end"/>
        </w:r>
      </w:hyperlink>
    </w:p>
    <w:p w14:paraId="48392605" w14:textId="777788BB" w:rsidR="003A40C2" w:rsidRPr="003A40C2" w:rsidDel="00E31F4A" w:rsidRDefault="000C47D8" w:rsidP="000C47D8">
      <w:pPr>
        <w:pStyle w:val="TableofFigures"/>
        <w:tabs>
          <w:tab w:val="right" w:leader="dot" w:pos="9062"/>
        </w:tabs>
        <w:spacing w:before="80" w:after="80" w:line="276" w:lineRule="auto"/>
        <w:rPr>
          <w:del w:id="179" w:author="Linh Huynh" w:date="2022-11-17T13:22:00Z"/>
          <w:rFonts w:eastAsiaTheme="minorEastAsia"/>
          <w:noProof/>
          <w:szCs w:val="26"/>
        </w:rPr>
      </w:pPr>
      <w:r>
        <w:rPr>
          <w:szCs w:val="26"/>
        </w:rPr>
        <w:fldChar w:fldCharType="end"/>
      </w:r>
      <w:del w:id="180" w:author="Linh Huynh" w:date="2022-11-17T13:22:00Z">
        <w:r w:rsidR="00F34DBA" w:rsidRPr="003A40C2" w:rsidDel="00E31F4A">
          <w:rPr>
            <w:szCs w:val="26"/>
          </w:rPr>
          <w:fldChar w:fldCharType="begin"/>
        </w:r>
        <w:r w:rsidR="00F34DBA" w:rsidRPr="003A40C2" w:rsidDel="00E31F4A">
          <w:rPr>
            <w:szCs w:val="26"/>
          </w:rPr>
          <w:delInstrText xml:space="preserve"> TOC \h \z \c "Hình" </w:delInstrText>
        </w:r>
        <w:r w:rsidR="00F34DBA" w:rsidRPr="003A40C2" w:rsidDel="00E31F4A">
          <w:rPr>
            <w:szCs w:val="26"/>
          </w:rPr>
          <w:fldChar w:fldCharType="separate"/>
        </w:r>
      </w:del>
      <w:ins w:id="181" w:author="ndhien@cit.udn.vn" w:date="2021-03-24T12:11:00Z">
        <w:del w:id="182" w:author="Linh Huynh" w:date="2022-11-17T13:22:00Z">
          <w:r w:rsidR="00932745" w:rsidDel="00E31F4A">
            <w:rPr>
              <w:b/>
              <w:bCs/>
              <w:noProof/>
              <w:szCs w:val="26"/>
            </w:rPr>
            <w:delText>No table of figures entries found.</w:delText>
          </w:r>
        </w:del>
      </w:ins>
      <w:del w:id="183" w:author="Linh Huynh" w:date="2022-11-17T13:22:00Z">
        <w:r w:rsidR="00A428B6" w:rsidDel="00E31F4A">
          <w:rPr>
            <w:noProof/>
          </w:rPr>
          <w:fldChar w:fldCharType="begin"/>
        </w:r>
        <w:r w:rsidR="00A428B6" w:rsidDel="00E31F4A">
          <w:rPr>
            <w:noProof/>
          </w:rPr>
          <w:delInstrText xml:space="preserve"> HYPERLINK "file:///D:\\Users\\nhana\\OneDrive\\Documents\\LUANVANTOTNGHIEP\\luanvan.docx" \l "_Toc9544053" </w:delInstrText>
        </w:r>
        <w:r w:rsidR="00A428B6" w:rsidDel="00E31F4A">
          <w:rPr>
            <w:noProof/>
          </w:rPr>
          <w:fldChar w:fldCharType="separate"/>
        </w:r>
      </w:del>
      <w:ins w:id="184" w:author="ndhien@cit.udn.vn" w:date="2021-03-24T12:11:00Z">
        <w:del w:id="185" w:author="Linh Huynh" w:date="2022-11-17T13:22:00Z">
          <w:r w:rsidR="00932745" w:rsidDel="00E31F4A">
            <w:rPr>
              <w:b/>
              <w:bCs/>
              <w:noProof/>
            </w:rPr>
            <w:delText>Error! Hyperlink reference not valid.</w:delText>
          </w:r>
        </w:del>
      </w:ins>
      <w:del w:id="186" w:author="Linh Huynh" w:date="2022-11-17T13:22:00Z">
        <w:r w:rsidR="003A40C2" w:rsidRPr="003A40C2" w:rsidDel="00E31F4A">
          <w:rPr>
            <w:rStyle w:val="Hyperlink"/>
            <w:noProof/>
            <w:color w:val="auto"/>
            <w:szCs w:val="26"/>
          </w:rPr>
          <w:delText>Hình 1.1</w:delText>
        </w:r>
        <w:r w:rsidR="00E85D0B" w:rsidDel="00E31F4A">
          <w:rPr>
            <w:rStyle w:val="Hyperlink"/>
            <w:noProof/>
            <w:color w:val="auto"/>
            <w:szCs w:val="26"/>
          </w:rPr>
          <w:delText>.</w:delText>
        </w:r>
        <w:r w:rsidR="003A40C2" w:rsidRPr="003A40C2" w:rsidDel="00E31F4A">
          <w:rPr>
            <w:rStyle w:val="Hyperlink"/>
            <w:noProof/>
            <w:color w:val="auto"/>
            <w:szCs w:val="26"/>
          </w:rPr>
          <w:delText xml:space="preserve"> </w:delText>
        </w:r>
        <w:r w:rsidR="00D12650" w:rsidDel="00E31F4A">
          <w:rPr>
            <w:rStyle w:val="Hyperlink"/>
            <w:noProof/>
            <w:color w:val="auto"/>
            <w:szCs w:val="26"/>
          </w:rPr>
          <w:delText>aaaaaaa</w:delText>
        </w:r>
        <w:r w:rsidR="003A40C2" w:rsidRPr="003A40C2" w:rsidDel="00E31F4A">
          <w:rPr>
            <w:noProof/>
            <w:webHidden/>
            <w:szCs w:val="26"/>
          </w:rPr>
          <w:tab/>
        </w:r>
        <w:r w:rsidR="003A40C2" w:rsidRPr="003A40C2" w:rsidDel="00E31F4A">
          <w:rPr>
            <w:noProof/>
            <w:webHidden/>
            <w:szCs w:val="26"/>
          </w:rPr>
          <w:fldChar w:fldCharType="begin"/>
        </w:r>
        <w:r w:rsidR="003A40C2" w:rsidRPr="003A40C2" w:rsidDel="00E31F4A">
          <w:rPr>
            <w:noProof/>
            <w:webHidden/>
            <w:szCs w:val="26"/>
          </w:rPr>
          <w:delInstrText xml:space="preserve"> PAGEREF _Toc9544053 \h </w:delInstrText>
        </w:r>
        <w:r w:rsidR="003A40C2" w:rsidRPr="003A40C2" w:rsidDel="00E31F4A">
          <w:rPr>
            <w:noProof/>
            <w:webHidden/>
            <w:szCs w:val="26"/>
          </w:rPr>
        </w:r>
        <w:r w:rsidR="003A40C2" w:rsidRPr="003A40C2" w:rsidDel="00E31F4A">
          <w:rPr>
            <w:noProof/>
            <w:webHidden/>
            <w:szCs w:val="26"/>
          </w:rPr>
          <w:fldChar w:fldCharType="separate"/>
        </w:r>
        <w:r w:rsidR="002C6B9F" w:rsidDel="00E31F4A">
          <w:rPr>
            <w:noProof/>
            <w:webHidden/>
            <w:szCs w:val="26"/>
          </w:rPr>
          <w:delText>11</w:delText>
        </w:r>
        <w:r w:rsidR="003A40C2" w:rsidRPr="003A40C2" w:rsidDel="00E31F4A">
          <w:rPr>
            <w:noProof/>
            <w:webHidden/>
            <w:szCs w:val="26"/>
          </w:rPr>
          <w:fldChar w:fldCharType="end"/>
        </w:r>
        <w:r w:rsidR="00A428B6" w:rsidDel="00E31F4A">
          <w:rPr>
            <w:noProof/>
            <w:szCs w:val="26"/>
          </w:rPr>
          <w:fldChar w:fldCharType="end"/>
        </w:r>
      </w:del>
    </w:p>
    <w:p w14:paraId="53746482" w14:textId="083F3774" w:rsidR="003A40C2" w:rsidRPr="003A40C2" w:rsidDel="00E31F4A" w:rsidRDefault="00A428B6" w:rsidP="000C47D8">
      <w:pPr>
        <w:pStyle w:val="TableofFigures"/>
        <w:tabs>
          <w:tab w:val="right" w:leader="dot" w:pos="9062"/>
        </w:tabs>
        <w:spacing w:before="80" w:after="80" w:line="276" w:lineRule="auto"/>
        <w:rPr>
          <w:del w:id="187" w:author="Linh Huynh" w:date="2022-11-17T13:22:00Z"/>
          <w:rFonts w:eastAsiaTheme="minorEastAsia"/>
          <w:noProof/>
          <w:szCs w:val="26"/>
        </w:rPr>
      </w:pPr>
      <w:del w:id="188" w:author="Linh Huynh" w:date="2022-11-17T13:22:00Z">
        <w:r w:rsidDel="00E31F4A">
          <w:rPr>
            <w:noProof/>
          </w:rPr>
          <w:fldChar w:fldCharType="begin"/>
        </w:r>
        <w:r w:rsidDel="00E31F4A">
          <w:rPr>
            <w:noProof/>
          </w:rPr>
          <w:delInstrText xml:space="preserve"> HYPERLINK "file:///D:\\Users\\nhana\\OneDrive\\Documents\\LUANVANTOTNGHIEP\\luanvan.docx" \l "_Toc9544054" </w:delInstrText>
        </w:r>
        <w:r w:rsidDel="00E31F4A">
          <w:rPr>
            <w:noProof/>
          </w:rPr>
          <w:fldChar w:fldCharType="separate"/>
        </w:r>
      </w:del>
      <w:ins w:id="189" w:author="ndhien@cit.udn.vn" w:date="2021-03-24T12:11:00Z">
        <w:del w:id="190" w:author="Linh Huynh" w:date="2022-11-17T13:22:00Z">
          <w:r w:rsidR="00932745" w:rsidDel="00E31F4A">
            <w:rPr>
              <w:b/>
              <w:bCs/>
              <w:noProof/>
            </w:rPr>
            <w:delText>Error! Hyperlink reference not valid.</w:delText>
          </w:r>
        </w:del>
      </w:ins>
      <w:del w:id="191" w:author="Linh Huynh" w:date="2022-11-17T13:22:00Z">
        <w:r w:rsidR="003A40C2" w:rsidRPr="003A40C2" w:rsidDel="00E31F4A">
          <w:rPr>
            <w:rStyle w:val="Hyperlink"/>
            <w:noProof/>
            <w:color w:val="auto"/>
            <w:szCs w:val="26"/>
          </w:rPr>
          <w:delText xml:space="preserve">Hình 1.2 </w:delText>
        </w:r>
        <w:r w:rsidR="00D12650" w:rsidDel="00E31F4A">
          <w:rPr>
            <w:rStyle w:val="Hyperlink"/>
            <w:noProof/>
            <w:color w:val="auto"/>
            <w:szCs w:val="26"/>
          </w:rPr>
          <w:delText>bbbbbbbbbbbb</w:delText>
        </w:r>
        <w:r w:rsidR="003A40C2" w:rsidRPr="003A40C2" w:rsidDel="00E31F4A">
          <w:rPr>
            <w:noProof/>
            <w:webHidden/>
            <w:szCs w:val="26"/>
          </w:rPr>
          <w:tab/>
        </w:r>
        <w:r w:rsidR="0087068A" w:rsidDel="00E31F4A">
          <w:rPr>
            <w:noProof/>
            <w:webHidden/>
            <w:szCs w:val="26"/>
          </w:rPr>
          <w:delText>12</w:delText>
        </w:r>
        <w:r w:rsidDel="00E31F4A">
          <w:rPr>
            <w:noProof/>
            <w:szCs w:val="26"/>
          </w:rPr>
          <w:fldChar w:fldCharType="end"/>
        </w:r>
      </w:del>
    </w:p>
    <w:p w14:paraId="3340AF23" w14:textId="7B42B569" w:rsidR="003A40C2" w:rsidRPr="003A40C2" w:rsidDel="00E31F4A" w:rsidRDefault="00A428B6" w:rsidP="000C47D8">
      <w:pPr>
        <w:pStyle w:val="TableofFigures"/>
        <w:tabs>
          <w:tab w:val="right" w:leader="dot" w:pos="9062"/>
        </w:tabs>
        <w:spacing w:before="80" w:after="80" w:line="276" w:lineRule="auto"/>
        <w:rPr>
          <w:del w:id="192" w:author="Linh Huynh" w:date="2022-11-17T13:22:00Z"/>
          <w:rFonts w:eastAsiaTheme="minorEastAsia"/>
          <w:noProof/>
          <w:szCs w:val="26"/>
        </w:rPr>
      </w:pPr>
      <w:del w:id="193" w:author="Linh Huynh" w:date="2022-11-17T13:22:00Z">
        <w:r w:rsidDel="00E31F4A">
          <w:rPr>
            <w:noProof/>
          </w:rPr>
          <w:fldChar w:fldCharType="begin"/>
        </w:r>
        <w:r w:rsidDel="00E31F4A">
          <w:rPr>
            <w:noProof/>
          </w:rPr>
          <w:delInstrText xml:space="preserve"> HYPERLINK \l "_Toc9544055" </w:delInstrText>
        </w:r>
        <w:r w:rsidDel="00E31F4A">
          <w:rPr>
            <w:noProof/>
          </w:rPr>
          <w:fldChar w:fldCharType="separate"/>
        </w:r>
      </w:del>
      <w:ins w:id="194" w:author="ndhien@cit.udn.vn" w:date="2021-03-24T12:11:00Z">
        <w:del w:id="195" w:author="Linh Huynh" w:date="2022-11-17T13:22:00Z">
          <w:r w:rsidR="00932745" w:rsidDel="00E31F4A">
            <w:rPr>
              <w:b/>
              <w:bCs/>
              <w:noProof/>
            </w:rPr>
            <w:delText>Error! Hyperlink reference not valid.</w:delText>
          </w:r>
        </w:del>
      </w:ins>
      <w:del w:id="196" w:author="Linh Huynh" w:date="2022-11-17T13:22:00Z">
        <w:r w:rsidR="003A40C2" w:rsidRPr="003A40C2" w:rsidDel="00E31F4A">
          <w:rPr>
            <w:noProof/>
            <w:szCs w:val="26"/>
            <w:shd w:val="clear" w:color="auto" w:fill="FFFFFF"/>
          </w:rPr>
          <w:delText xml:space="preserve">Hình 1.3. </w:delText>
        </w:r>
        <w:r w:rsidR="00D12650" w:rsidDel="00E31F4A">
          <w:rPr>
            <w:noProof/>
            <w:szCs w:val="26"/>
            <w:shd w:val="clear" w:color="auto" w:fill="FFFFFF"/>
          </w:rPr>
          <w:delText>ccccccccccccccccc</w:delText>
        </w:r>
        <w:r w:rsidR="003A40C2" w:rsidRPr="003A40C2" w:rsidDel="00E31F4A">
          <w:rPr>
            <w:noProof/>
            <w:webHidden/>
            <w:szCs w:val="26"/>
          </w:rPr>
          <w:tab/>
        </w:r>
        <w:r w:rsidDel="00E31F4A">
          <w:rPr>
            <w:noProof/>
            <w:szCs w:val="26"/>
          </w:rPr>
          <w:fldChar w:fldCharType="end"/>
        </w:r>
        <w:r w:rsidR="0087068A" w:rsidDel="00E31F4A">
          <w:rPr>
            <w:noProof/>
            <w:szCs w:val="26"/>
          </w:rPr>
          <w:delText>17</w:delText>
        </w:r>
      </w:del>
    </w:p>
    <w:p w14:paraId="538B985F" w14:textId="25784AFF" w:rsidR="003A40C2" w:rsidRPr="003A40C2" w:rsidDel="00E31F4A" w:rsidRDefault="00A428B6" w:rsidP="000C47D8">
      <w:pPr>
        <w:pStyle w:val="TableofFigures"/>
        <w:tabs>
          <w:tab w:val="right" w:leader="dot" w:pos="9062"/>
        </w:tabs>
        <w:spacing w:before="80" w:after="80" w:line="276" w:lineRule="auto"/>
        <w:rPr>
          <w:del w:id="197" w:author="Linh Huynh" w:date="2022-11-17T13:22:00Z"/>
          <w:rFonts w:eastAsiaTheme="minorEastAsia"/>
          <w:noProof/>
          <w:szCs w:val="26"/>
        </w:rPr>
      </w:pPr>
      <w:del w:id="198" w:author="Linh Huynh" w:date="2022-11-17T13:22:00Z">
        <w:r w:rsidDel="00E31F4A">
          <w:rPr>
            <w:noProof/>
          </w:rPr>
          <w:fldChar w:fldCharType="begin"/>
        </w:r>
        <w:r w:rsidDel="00E31F4A">
          <w:rPr>
            <w:noProof/>
          </w:rPr>
          <w:delInstrText xml:space="preserve"> HYPERLINK "file:///D:\\Users\\nhana\\OneDrive\\Documents\\LUANVANTOTNGHIEP\\luanvan.docx" \l "_Toc9544056" </w:delInstrText>
        </w:r>
        <w:r w:rsidDel="00E31F4A">
          <w:rPr>
            <w:noProof/>
          </w:rPr>
          <w:fldChar w:fldCharType="separate"/>
        </w:r>
      </w:del>
      <w:ins w:id="199" w:author="ndhien@cit.udn.vn" w:date="2021-03-24T12:11:00Z">
        <w:del w:id="200" w:author="Linh Huynh" w:date="2022-11-17T13:22:00Z">
          <w:r w:rsidR="00932745" w:rsidDel="00E31F4A">
            <w:rPr>
              <w:b/>
              <w:bCs/>
              <w:noProof/>
            </w:rPr>
            <w:delText>Error! Hyperlink reference not valid.</w:delText>
          </w:r>
        </w:del>
      </w:ins>
      <w:del w:id="201" w:author="Linh Huynh" w:date="2022-11-17T13:22:00Z">
        <w:r w:rsidR="003A40C2" w:rsidRPr="003A40C2" w:rsidDel="00E31F4A">
          <w:rPr>
            <w:noProof/>
            <w:szCs w:val="26"/>
            <w:shd w:val="clear" w:color="auto" w:fill="FFFFFF"/>
          </w:rPr>
          <w:delText>Hình 2.1.</w:delText>
        </w:r>
        <w:r w:rsidR="00D12650" w:rsidDel="00E31F4A">
          <w:rPr>
            <w:noProof/>
            <w:szCs w:val="26"/>
            <w:shd w:val="clear" w:color="auto" w:fill="FFFFFF"/>
          </w:rPr>
          <w:delText>ddddddd</w:delText>
        </w:r>
        <w:r w:rsidR="003A40C2" w:rsidRPr="003A40C2" w:rsidDel="00E31F4A">
          <w:rPr>
            <w:noProof/>
            <w:webHidden/>
            <w:szCs w:val="26"/>
          </w:rPr>
          <w:tab/>
        </w:r>
        <w:r w:rsidDel="00E31F4A">
          <w:rPr>
            <w:noProof/>
            <w:szCs w:val="26"/>
          </w:rPr>
          <w:fldChar w:fldCharType="end"/>
        </w:r>
        <w:r w:rsidR="0087068A" w:rsidDel="00E31F4A">
          <w:rPr>
            <w:noProof/>
            <w:szCs w:val="26"/>
          </w:rPr>
          <w:delText>24</w:delText>
        </w:r>
      </w:del>
    </w:p>
    <w:p w14:paraId="2D61595E" w14:textId="018BF6A8" w:rsidR="003A40C2" w:rsidRPr="003A40C2" w:rsidDel="00E31F4A" w:rsidRDefault="00A428B6" w:rsidP="000C47D8">
      <w:pPr>
        <w:pStyle w:val="TableofFigures"/>
        <w:tabs>
          <w:tab w:val="right" w:leader="dot" w:pos="9062"/>
        </w:tabs>
        <w:spacing w:before="80" w:after="80" w:line="276" w:lineRule="auto"/>
        <w:rPr>
          <w:del w:id="202" w:author="Linh Huynh" w:date="2022-11-17T13:22:00Z"/>
          <w:rFonts w:eastAsiaTheme="minorEastAsia"/>
          <w:noProof/>
          <w:szCs w:val="26"/>
        </w:rPr>
      </w:pPr>
      <w:del w:id="203" w:author="Linh Huynh" w:date="2022-11-17T13:22:00Z">
        <w:r w:rsidDel="00E31F4A">
          <w:rPr>
            <w:noProof/>
          </w:rPr>
          <w:fldChar w:fldCharType="begin"/>
        </w:r>
        <w:r w:rsidDel="00E31F4A">
          <w:rPr>
            <w:noProof/>
          </w:rPr>
          <w:delInstrText xml:space="preserve"> HYPERLINK "file:///D:\\Users\\nhana\\OneDrive\\Documents\\LUANVANTOTNGHIEP\\luanvan.docx" \l "_Toc9544057" </w:delInstrText>
        </w:r>
        <w:r w:rsidDel="00E31F4A">
          <w:rPr>
            <w:noProof/>
          </w:rPr>
          <w:fldChar w:fldCharType="separate"/>
        </w:r>
      </w:del>
      <w:ins w:id="204" w:author="ndhien@cit.udn.vn" w:date="2021-03-24T12:11:00Z">
        <w:del w:id="205" w:author="Linh Huynh" w:date="2022-11-17T13:22:00Z">
          <w:r w:rsidR="00932745" w:rsidDel="00E31F4A">
            <w:rPr>
              <w:b/>
              <w:bCs/>
              <w:noProof/>
            </w:rPr>
            <w:delText>Error! Hyperlink reference not valid.</w:delText>
          </w:r>
        </w:del>
      </w:ins>
      <w:del w:id="206" w:author="Linh Huynh" w:date="2022-11-17T13:22:00Z">
        <w:r w:rsidR="003A40C2" w:rsidRPr="003A40C2" w:rsidDel="00E31F4A">
          <w:rPr>
            <w:noProof/>
            <w:szCs w:val="26"/>
            <w:shd w:val="clear" w:color="auto" w:fill="FFFFFF"/>
          </w:rPr>
          <w:delText xml:space="preserve">Hình 2.2. </w:delText>
        </w:r>
        <w:r w:rsidR="00D12650" w:rsidDel="00E31F4A">
          <w:rPr>
            <w:noProof/>
            <w:szCs w:val="26"/>
            <w:shd w:val="clear" w:color="auto" w:fill="FFFFFF"/>
          </w:rPr>
          <w:delText>eeeeeeeeeee</w:delText>
        </w:r>
        <w:r w:rsidR="003A40C2" w:rsidRPr="003A40C2" w:rsidDel="00E31F4A">
          <w:rPr>
            <w:noProof/>
            <w:webHidden/>
            <w:szCs w:val="26"/>
          </w:rPr>
          <w:tab/>
        </w:r>
        <w:r w:rsidDel="00E31F4A">
          <w:rPr>
            <w:noProof/>
            <w:szCs w:val="26"/>
          </w:rPr>
          <w:fldChar w:fldCharType="end"/>
        </w:r>
        <w:r w:rsidR="0087068A" w:rsidDel="00E31F4A">
          <w:rPr>
            <w:noProof/>
            <w:szCs w:val="26"/>
          </w:rPr>
          <w:delText>28</w:delText>
        </w:r>
      </w:del>
    </w:p>
    <w:p w14:paraId="0AAE315C" w14:textId="71824373" w:rsidR="000411EF" w:rsidDel="00E31F4A" w:rsidRDefault="00F34DBA" w:rsidP="000C47D8">
      <w:pPr>
        <w:pStyle w:val="Heading1"/>
        <w:spacing w:before="600" w:after="600" w:line="276" w:lineRule="auto"/>
        <w:rPr>
          <w:del w:id="207" w:author="Linh Huynh" w:date="2022-11-17T13:22:00Z"/>
          <w:sz w:val="26"/>
          <w:szCs w:val="26"/>
        </w:rPr>
      </w:pPr>
      <w:del w:id="208" w:author="Linh Huynh" w:date="2022-11-17T13:22:00Z">
        <w:r w:rsidRPr="003A40C2" w:rsidDel="00E31F4A">
          <w:rPr>
            <w:szCs w:val="26"/>
          </w:rPr>
          <w:fldChar w:fldCharType="end"/>
        </w:r>
        <w:bookmarkStart w:id="209" w:name="_Toc9016562"/>
      </w:del>
    </w:p>
    <w:p w14:paraId="57A85177" w14:textId="77777777" w:rsidR="000411EF" w:rsidDel="00E31F4A" w:rsidRDefault="000411EF" w:rsidP="000C47D8">
      <w:pPr>
        <w:spacing w:line="276" w:lineRule="auto"/>
        <w:rPr>
          <w:del w:id="210" w:author="Linh Huynh" w:date="2022-11-17T13:22:00Z"/>
          <w:i/>
          <w:iCs/>
          <w:szCs w:val="26"/>
        </w:rPr>
      </w:pPr>
      <w:del w:id="211" w:author="Linh Huynh" w:date="2022-11-17T13:22:00Z">
        <w:r w:rsidDel="00E31F4A">
          <w:rPr>
            <w:szCs w:val="26"/>
          </w:rPr>
          <w:br w:type="page"/>
        </w:r>
      </w:del>
    </w:p>
    <w:p w14:paraId="6F4A2129" w14:textId="77777777" w:rsidR="000411EF" w:rsidRDefault="000411EF" w:rsidP="000C47D8">
      <w:pPr>
        <w:pStyle w:val="Heading1"/>
        <w:spacing w:before="600" w:after="600" w:line="276" w:lineRule="auto"/>
        <w:sectPr w:rsidR="000411EF" w:rsidSect="00AD06F0">
          <w:footerReference w:type="default" r:id="rId9"/>
          <w:pgSz w:w="11907" w:h="16840" w:code="9"/>
          <w:pgMar w:top="1134" w:right="1134" w:bottom="1134" w:left="1701" w:header="720" w:footer="720" w:gutter="0"/>
          <w:pgNumType w:fmt="lowerRoman" w:start="1"/>
          <w:cols w:space="720"/>
          <w:docGrid w:linePitch="381"/>
        </w:sectPr>
      </w:pPr>
    </w:p>
    <w:p w14:paraId="09E7276C" w14:textId="16E8C154" w:rsidR="00CA3B95" w:rsidDel="00E31F4A" w:rsidRDefault="00CA3B95" w:rsidP="00CA1BAE">
      <w:pPr>
        <w:pStyle w:val="Heading1"/>
        <w:spacing w:before="600" w:after="600" w:line="312" w:lineRule="auto"/>
        <w:rPr>
          <w:del w:id="212" w:author="Linh Huynh" w:date="2022-11-17T13:22:00Z"/>
          <w:b w:val="0"/>
          <w:i/>
          <w:szCs w:val="36"/>
        </w:rPr>
      </w:pPr>
    </w:p>
    <w:p w14:paraId="03E001BA" w14:textId="77777777" w:rsidR="00B95055" w:rsidRPr="00E31F4A" w:rsidRDefault="00FD3FC0">
      <w:pPr>
        <w:pStyle w:val="Heading1"/>
        <w:rPr>
          <w:rPrChange w:id="213" w:author="Linh Huynh" w:date="2022-11-17T13:22:00Z">
            <w:rPr>
              <w:szCs w:val="36"/>
            </w:rPr>
          </w:rPrChange>
        </w:rPr>
        <w:pPrChange w:id="214" w:author="Linh Huynh" w:date="2022-11-17T13:22:00Z">
          <w:pPr>
            <w:pStyle w:val="Heading1"/>
            <w:spacing w:before="600" w:after="600" w:line="312" w:lineRule="auto"/>
          </w:pPr>
        </w:pPrChange>
      </w:pPr>
      <w:bookmarkStart w:id="215" w:name="_Toc121066470"/>
      <w:r w:rsidRPr="00EF21AF">
        <w:t>MỞ ĐẦU</w:t>
      </w:r>
      <w:bookmarkEnd w:id="173"/>
      <w:bookmarkEnd w:id="174"/>
      <w:bookmarkEnd w:id="175"/>
      <w:bookmarkEnd w:id="176"/>
      <w:bookmarkEnd w:id="177"/>
      <w:bookmarkEnd w:id="178"/>
      <w:bookmarkEnd w:id="209"/>
      <w:bookmarkEnd w:id="215"/>
    </w:p>
    <w:p w14:paraId="43AEE57B" w14:textId="069B033A" w:rsidR="00E73885" w:rsidRPr="00F83E27" w:rsidRDefault="00F83E27">
      <w:pPr>
        <w:pStyle w:val="StyleHeading2TimesNewRoman14pt1"/>
        <w:spacing w:before="0"/>
        <w:rPr>
          <w:rPrChange w:id="216" w:author="ndhien@cit.udn.vn" w:date="2021-03-24T12:01:00Z">
            <w:rPr>
              <w:sz w:val="28"/>
              <w:szCs w:val="28"/>
            </w:rPr>
          </w:rPrChange>
        </w:rPr>
        <w:pPrChange w:id="217" w:author="ndhien@cit.udn.vn" w:date="2021-03-24T12:02:00Z">
          <w:pPr>
            <w:pStyle w:val="Heading2"/>
            <w:numPr>
              <w:numId w:val="19"/>
            </w:numPr>
            <w:spacing w:before="240" w:after="120" w:line="312" w:lineRule="auto"/>
            <w:ind w:left="272" w:hanging="272"/>
            <w:jc w:val="left"/>
          </w:pPr>
        </w:pPrChange>
      </w:pPr>
      <w:bookmarkStart w:id="218" w:name="_Toc6684068"/>
      <w:bookmarkStart w:id="219" w:name="_Toc6684129"/>
      <w:bookmarkStart w:id="220" w:name="_Toc6688597"/>
      <w:bookmarkStart w:id="221" w:name="_Toc7253363"/>
      <w:bookmarkStart w:id="222" w:name="_Toc7978870"/>
      <w:bookmarkStart w:id="223" w:name="_Ref8074487"/>
      <w:bookmarkStart w:id="224" w:name="_Toc8805996"/>
      <w:bookmarkStart w:id="225" w:name="_Toc9016563"/>
      <w:bookmarkStart w:id="226" w:name="_Toc121066471"/>
      <w:ins w:id="227" w:author="ndhien@cit.udn.vn" w:date="2021-03-24T12:02:00Z">
        <w:r>
          <w:t xml:space="preserve">1. </w:t>
        </w:r>
      </w:ins>
      <w:r w:rsidR="00E73885" w:rsidRPr="00F83E27">
        <w:rPr>
          <w:rPrChange w:id="228" w:author="ndhien@cit.udn.vn" w:date="2021-03-24T12:01:00Z">
            <w:rPr>
              <w:szCs w:val="28"/>
            </w:rPr>
          </w:rPrChange>
        </w:rPr>
        <w:t>Giới thiệu</w:t>
      </w:r>
      <w:bookmarkEnd w:id="218"/>
      <w:bookmarkEnd w:id="219"/>
      <w:bookmarkEnd w:id="220"/>
      <w:bookmarkEnd w:id="221"/>
      <w:bookmarkEnd w:id="222"/>
      <w:bookmarkEnd w:id="223"/>
      <w:bookmarkEnd w:id="224"/>
      <w:bookmarkEnd w:id="225"/>
      <w:bookmarkEnd w:id="226"/>
    </w:p>
    <w:p w14:paraId="66870EB9" w14:textId="2B6064A5" w:rsidR="00FD1B30" w:rsidRDefault="00FD1B30">
      <w:pPr>
        <w:rPr>
          <w:ins w:id="229" w:author="Linh Huynh" w:date="2022-11-17T13:26:00Z"/>
        </w:rPr>
        <w:pPrChange w:id="230" w:author="Linh Huynh" w:date="2022-11-17T13:27:00Z">
          <w:pPr>
            <w:pStyle w:val="NoSpacing"/>
          </w:pPr>
        </w:pPrChange>
      </w:pPr>
      <w:ins w:id="231" w:author="Linh Huynh" w:date="2022-11-17T13:26:00Z">
        <w:r>
          <w:t>Khi mà thời đại công nghệ phát triển để bắt kịp thời đại ở Việt Nam hiện nay. Công nghệ Thông tin cũng đã được nghiên cứu và ứng dụng rộng rãi trong nhiều lĩnh vực, đặc biệt là trong lĩnh vực phần mềm tay lập trình ứng dụng, thì học đã bỏ thành nối công cụ không thể thiếu.</w:t>
        </w:r>
      </w:ins>
    </w:p>
    <w:p w14:paraId="27A68045" w14:textId="5B532D03" w:rsidR="003B11B1" w:rsidRPr="009C676A" w:rsidDel="00FD1B30" w:rsidRDefault="00FD1B30">
      <w:pPr>
        <w:rPr>
          <w:del w:id="232" w:author="Linh Huynh" w:date="2022-11-17T13:26:00Z"/>
          <w:sz w:val="24"/>
          <w:szCs w:val="20"/>
          <w:rPrChange w:id="233" w:author="Linh Huynh" w:date="2022-11-17T13:27:00Z">
            <w:rPr>
              <w:del w:id="234" w:author="Linh Huynh" w:date="2022-11-17T13:26:00Z"/>
              <w:szCs w:val="26"/>
            </w:rPr>
          </w:rPrChange>
        </w:rPr>
        <w:pPrChange w:id="235" w:author="Linh Huynh" w:date="2022-11-17T13:27:00Z">
          <w:pPr>
            <w:spacing w:before="80" w:after="80" w:line="312" w:lineRule="auto"/>
            <w:ind w:firstLine="709"/>
          </w:pPr>
        </w:pPrChange>
      </w:pPr>
      <w:ins w:id="236" w:author="Linh Huynh" w:date="2022-11-17T13:26:00Z">
        <w:r w:rsidRPr="003C11A8">
          <w:t xml:space="preserve">Sau quá trình tìm hiểu em nhận thấy có thể phát triển một chương trình giúp người dùng lập kế hoạch và quản lí nó một cách có hiệu quả và chất lượng. Xuất phát từ nhận định này em sẽ xây dựng ứng dụng </w:t>
        </w:r>
        <w:r>
          <w:t>Mynote đa nền tảng</w:t>
        </w:r>
        <w:r w:rsidRPr="003C11A8">
          <w:t>. Hy vọng đem tới một ứng dụng thuận tiệ</w:t>
        </w:r>
        <w:r>
          <w:t xml:space="preserve">n, hữu ích cho mục đích quản lý </w:t>
        </w:r>
        <w:r w:rsidRPr="003C11A8">
          <w:t>kế hoạch, lịch trình, thời gian biểu cũng như sắp xếp công việc hàng ngày.</w:t>
        </w:r>
      </w:ins>
      <w:del w:id="237" w:author="Linh Huynh" w:date="2022-11-17T13:26:00Z">
        <w:r w:rsidR="00CA1BAE" w:rsidRPr="00CA1BAE" w:rsidDel="00FD1B30">
          <w:rPr>
            <w:szCs w:val="26"/>
          </w:rPr>
          <w:delText xml:space="preserve">Thế kỷ XXI, xã hội </w:delText>
        </w:r>
        <w:r w:rsidR="00CA1BAE" w:rsidRPr="00CA1BAE" w:rsidDel="00FD1B30">
          <w:rPr>
            <w:rFonts w:hint="eastAsia"/>
            <w:szCs w:val="26"/>
          </w:rPr>
          <w:delText>đ</w:delText>
        </w:r>
        <w:r w:rsidR="00CA1BAE" w:rsidRPr="00CA1BAE" w:rsidDel="00FD1B30">
          <w:rPr>
            <w:szCs w:val="26"/>
          </w:rPr>
          <w:delText>ề cao tầm quan trọng và sự kết nối của Khoa học, Kỹ thuật, Công nghệ</w:delText>
        </w:r>
      </w:del>
    </w:p>
    <w:p w14:paraId="39938FB7" w14:textId="77777777" w:rsidR="00276627" w:rsidRPr="00965915" w:rsidRDefault="00B610AE">
      <w:pPr>
        <w:rPr>
          <w:szCs w:val="26"/>
          <w:shd w:val="clear" w:color="auto" w:fill="FFFFFF"/>
        </w:rPr>
        <w:pPrChange w:id="238" w:author="Linh Huynh" w:date="2022-11-17T13:27:00Z">
          <w:pPr>
            <w:spacing w:before="80" w:after="80" w:line="312" w:lineRule="auto"/>
            <w:ind w:firstLine="709"/>
          </w:pPr>
        </w:pPrChange>
      </w:pPr>
      <w:del w:id="239" w:author="Linh Huynh" w:date="2022-11-17T13:27:00Z">
        <w:r w:rsidRPr="00911E6D" w:rsidDel="009C676A">
          <w:rPr>
            <w:i/>
            <w:szCs w:val="26"/>
            <w:lang w:val="vi-VN"/>
          </w:rPr>
          <w:delText xml:space="preserve"> </w:delText>
        </w:r>
      </w:del>
      <w:bookmarkStart w:id="240" w:name="_Toc6684069"/>
      <w:bookmarkStart w:id="241" w:name="_Toc6684130"/>
    </w:p>
    <w:p w14:paraId="6CFD1F3E" w14:textId="34A5741D" w:rsidR="004C77F8" w:rsidRPr="00727A3C" w:rsidRDefault="00276627" w:rsidP="00033732">
      <w:pPr>
        <w:pStyle w:val="StyleHeading2TimesNewRoman14pt1"/>
        <w:spacing w:before="0"/>
        <w:rPr>
          <w:i/>
        </w:rPr>
      </w:pPr>
      <w:bookmarkStart w:id="242" w:name="_Toc6688598"/>
      <w:bookmarkStart w:id="243" w:name="_Toc7253364"/>
      <w:bookmarkStart w:id="244" w:name="_Toc7978871"/>
      <w:bookmarkStart w:id="245" w:name="_Toc8805997"/>
      <w:bookmarkStart w:id="246" w:name="_Toc9016564"/>
      <w:bookmarkStart w:id="247" w:name="_Toc121066472"/>
      <w:r w:rsidRPr="00727A3C">
        <w:t xml:space="preserve">2. </w:t>
      </w:r>
      <w:r w:rsidR="0008108D" w:rsidRPr="00727A3C">
        <w:t>Mục tiêu</w:t>
      </w:r>
      <w:del w:id="248" w:author="ndhien@cit.udn.vn" w:date="2021-03-24T11:56:00Z">
        <w:r w:rsidR="0008108D" w:rsidRPr="00727A3C" w:rsidDel="006B6F26">
          <w:delText>, nhiệm vụ</w:delText>
        </w:r>
      </w:del>
      <w:r w:rsidR="0008108D" w:rsidRPr="00727A3C">
        <w:t xml:space="preserve"> của đề tài</w:t>
      </w:r>
      <w:bookmarkEnd w:id="240"/>
      <w:bookmarkEnd w:id="241"/>
      <w:bookmarkEnd w:id="242"/>
      <w:bookmarkEnd w:id="243"/>
      <w:bookmarkEnd w:id="244"/>
      <w:bookmarkEnd w:id="245"/>
      <w:bookmarkEnd w:id="246"/>
      <w:bookmarkEnd w:id="247"/>
    </w:p>
    <w:p w14:paraId="3EFEB37E" w14:textId="77777777" w:rsidR="003F7875" w:rsidRDefault="00BE5793">
      <w:pPr>
        <w:pPrChange w:id="249" w:author="Linh Huynh" w:date="2022-11-17T13:38:00Z">
          <w:pPr>
            <w:spacing w:before="80" w:after="80" w:line="312" w:lineRule="auto"/>
          </w:pPr>
        </w:pPrChange>
      </w:pPr>
      <w:r w:rsidRPr="00BE5793">
        <w:t xml:space="preserve">Mục tiêu của </w:t>
      </w:r>
      <w:r w:rsidRPr="00BE5793">
        <w:rPr>
          <w:rFonts w:hint="eastAsia"/>
        </w:rPr>
        <w:t>đ</w:t>
      </w:r>
      <w:r w:rsidRPr="00BE5793">
        <w:t>ề tài nhằm</w:t>
      </w:r>
      <w:ins w:id="250" w:author="Linh Huynh" w:date="2022-11-17T13:37:00Z">
        <w:r w:rsidR="0082483A">
          <w:t>:</w:t>
        </w:r>
      </w:ins>
    </w:p>
    <w:p w14:paraId="70E5C42B" w14:textId="47DEF58F" w:rsidR="0082483A" w:rsidRDefault="00380C76" w:rsidP="003F7875">
      <w:pPr>
        <w:pStyle w:val="ListParagraph"/>
        <w:numPr>
          <w:ilvl w:val="0"/>
          <w:numId w:val="126"/>
        </w:numPr>
        <w:rPr>
          <w:ins w:id="251" w:author="Linh Huynh" w:date="2022-11-17T13:37:00Z"/>
        </w:rPr>
      </w:pPr>
      <w:ins w:id="252" w:author="Linh Huynh" w:date="2022-11-17T13:39:00Z">
        <w:r>
          <w:t>Nghiên cứu và phát triển ứng dụng đa nền tảng.</w:t>
        </w:r>
      </w:ins>
    </w:p>
    <w:p w14:paraId="2A5533E2" w14:textId="551F9ED1" w:rsidR="0082483A" w:rsidRDefault="0082483A">
      <w:pPr>
        <w:pStyle w:val="ListParagraph"/>
        <w:numPr>
          <w:ilvl w:val="0"/>
          <w:numId w:val="126"/>
        </w:numPr>
        <w:rPr>
          <w:ins w:id="253" w:author="Linh Huynh" w:date="2022-11-17T13:37:00Z"/>
        </w:rPr>
        <w:pPrChange w:id="254" w:author="Linh Huynh" w:date="2022-11-17T13:37:00Z">
          <w:pPr>
            <w:pStyle w:val="ListParagraph"/>
            <w:numPr>
              <w:numId w:val="124"/>
            </w:numPr>
            <w:tabs>
              <w:tab w:val="right" w:leader="dot" w:pos="9923"/>
            </w:tabs>
            <w:spacing w:before="120" w:after="120" w:line="240" w:lineRule="auto"/>
            <w:ind w:left="1080" w:hanging="360"/>
            <w:contextualSpacing/>
            <w:jc w:val="left"/>
          </w:pPr>
        </w:pPrChange>
      </w:pPr>
      <w:ins w:id="255" w:author="Linh Huynh" w:date="2022-11-17T13:37:00Z">
        <w:r>
          <w:t>Hiểu hơn về framework .NET MAUI.</w:t>
        </w:r>
      </w:ins>
    </w:p>
    <w:p w14:paraId="21B4362D" w14:textId="036525F8" w:rsidR="0082483A" w:rsidRDefault="0082483A">
      <w:pPr>
        <w:pStyle w:val="ListParagraph"/>
        <w:numPr>
          <w:ilvl w:val="0"/>
          <w:numId w:val="126"/>
        </w:numPr>
        <w:rPr>
          <w:ins w:id="256" w:author="Linh Huynh" w:date="2022-11-17T13:40:00Z"/>
        </w:rPr>
        <w:pPrChange w:id="257" w:author="Linh Huynh" w:date="2022-11-17T13:37:00Z">
          <w:pPr>
            <w:pStyle w:val="ListParagraph"/>
            <w:numPr>
              <w:numId w:val="124"/>
            </w:numPr>
            <w:tabs>
              <w:tab w:val="right" w:leader="dot" w:pos="9923"/>
            </w:tabs>
            <w:spacing w:before="120" w:after="120" w:line="240" w:lineRule="auto"/>
            <w:ind w:left="1080" w:hanging="360"/>
            <w:contextualSpacing/>
            <w:jc w:val="left"/>
          </w:pPr>
        </w:pPrChange>
      </w:pPr>
      <w:ins w:id="258" w:author="Linh Huynh" w:date="2022-11-17T13:37:00Z">
        <w:r>
          <w:t>Sử dụng ngôn ngữ C# để hoàn thành đề tài.</w:t>
        </w:r>
      </w:ins>
    </w:p>
    <w:p w14:paraId="5A6E3DDC" w14:textId="42C1B328" w:rsidR="005D35AA" w:rsidRDefault="005D35AA">
      <w:pPr>
        <w:pStyle w:val="ListParagraph"/>
        <w:numPr>
          <w:ilvl w:val="0"/>
          <w:numId w:val="126"/>
        </w:numPr>
        <w:rPr>
          <w:ins w:id="259" w:author="Linh Huynh" w:date="2022-11-17T13:37:00Z"/>
        </w:rPr>
        <w:pPrChange w:id="260" w:author="Linh Huynh" w:date="2022-11-17T13:37:00Z">
          <w:pPr>
            <w:pStyle w:val="ListParagraph"/>
            <w:numPr>
              <w:numId w:val="124"/>
            </w:numPr>
            <w:tabs>
              <w:tab w:val="right" w:leader="dot" w:pos="9923"/>
            </w:tabs>
            <w:spacing w:before="120" w:after="120" w:line="240" w:lineRule="auto"/>
            <w:ind w:left="1080" w:hanging="360"/>
            <w:contextualSpacing/>
            <w:jc w:val="left"/>
          </w:pPr>
        </w:pPrChange>
      </w:pPr>
      <w:ins w:id="261" w:author="Linh Huynh" w:date="2022-11-17T13:40:00Z">
        <w:r>
          <w:t>Xây dựng ứng dụng MyNote đa nền tảng.</w:t>
        </w:r>
      </w:ins>
    </w:p>
    <w:p w14:paraId="45A47D77" w14:textId="36A114B4" w:rsidR="003B11B1" w:rsidDel="009D45CA" w:rsidRDefault="00BE5793">
      <w:pPr>
        <w:rPr>
          <w:del w:id="262" w:author="ndhien@cit.udn.vn" w:date="2021-03-24T12:01:00Z"/>
        </w:rPr>
        <w:pPrChange w:id="263" w:author="Linh Huynh" w:date="2022-11-17T13:37:00Z">
          <w:pPr>
            <w:spacing w:before="80" w:after="80" w:line="312" w:lineRule="auto"/>
          </w:pPr>
        </w:pPrChange>
      </w:pPr>
      <w:r w:rsidRPr="00BE5793">
        <w:t xml:space="preserve"> </w:t>
      </w:r>
      <w:del w:id="264" w:author="ndhien@cit.udn.vn" w:date="2021-03-24T12:10:00Z">
        <w:r w:rsidRPr="00BE5793" w:rsidDel="009D45CA">
          <w:delText>tìm hiểu</w:delText>
        </w:r>
      </w:del>
      <w:ins w:id="265" w:author="ndhien@cit.udn.vn" w:date="2021-03-24T12:10:00Z">
        <w:del w:id="266" w:author="Linh Huynh" w:date="2022-11-17T13:37:00Z">
          <w:r w:rsidR="009D45CA" w:rsidDel="0082483A">
            <w:delText>……</w:delText>
          </w:r>
        </w:del>
      </w:ins>
    </w:p>
    <w:p w14:paraId="154D8C64" w14:textId="5B0F9D69" w:rsidR="009D45CA" w:rsidDel="005D35AA" w:rsidRDefault="009D45CA">
      <w:pPr>
        <w:rPr>
          <w:ins w:id="267" w:author="ndhien@cit.udn.vn" w:date="2021-03-24T12:10:00Z"/>
          <w:del w:id="268" w:author="Linh Huynh" w:date="2022-11-17T13:40:00Z"/>
        </w:rPr>
        <w:pPrChange w:id="269" w:author="Linh Huynh" w:date="2022-11-17T13:37:00Z">
          <w:pPr>
            <w:spacing w:before="80" w:after="80" w:line="312" w:lineRule="auto"/>
          </w:pPr>
        </w:pPrChange>
      </w:pPr>
    </w:p>
    <w:p w14:paraId="0116B11F" w14:textId="6D0AEC1D" w:rsidR="009D45CA" w:rsidDel="005D35AA" w:rsidRDefault="009D45CA">
      <w:pPr>
        <w:rPr>
          <w:ins w:id="270" w:author="ndhien@cit.udn.vn" w:date="2021-03-24T12:10:00Z"/>
          <w:del w:id="271" w:author="Linh Huynh" w:date="2022-11-17T13:40:00Z"/>
          <w:szCs w:val="26"/>
        </w:rPr>
        <w:pPrChange w:id="272" w:author="Linh Huynh" w:date="2022-11-17T13:37:00Z">
          <w:pPr>
            <w:spacing w:before="80" w:after="80" w:line="312" w:lineRule="auto"/>
          </w:pPr>
        </w:pPrChange>
      </w:pPr>
    </w:p>
    <w:p w14:paraId="2B6D20D5" w14:textId="131A00B8" w:rsidR="005D35AA" w:rsidRDefault="00347C7F" w:rsidP="00033732">
      <w:pPr>
        <w:pStyle w:val="StyleHeading2TimesNewRoman14pt1"/>
        <w:spacing w:before="0"/>
        <w:rPr>
          <w:ins w:id="273" w:author="Linh Huynh" w:date="2022-11-17T13:41:00Z"/>
        </w:rPr>
      </w:pPr>
      <w:bookmarkStart w:id="274" w:name="_Toc121066473"/>
      <w:ins w:id="275" w:author="ndhien@cit.udn.vn" w:date="2021-03-24T12:10:00Z">
        <w:r>
          <w:t>3</w:t>
        </w:r>
        <w:del w:id="276" w:author="Linh Huynh" w:date="2022-11-17T13:41:00Z">
          <w:r w:rsidRPr="00727A3C" w:rsidDel="005D35AA">
            <w:delText xml:space="preserve">. </w:delText>
          </w:r>
          <w:r w:rsidDel="005D35AA">
            <w:delText>Nội dung v</w:delText>
          </w:r>
        </w:del>
      </w:ins>
      <w:ins w:id="277" w:author="ndhien@cit.udn.vn" w:date="2021-03-24T12:11:00Z">
        <w:del w:id="278" w:author="Linh Huynh" w:date="2022-11-17T13:41:00Z">
          <w:r w:rsidDel="005D35AA">
            <w:delText>à kế hoạch thực hiện</w:delText>
          </w:r>
        </w:del>
      </w:ins>
      <w:ins w:id="279" w:author="Linh Huynh" w:date="2022-11-17T13:41:00Z">
        <w:r w:rsidR="005D35AA">
          <w:t>. Phương pháp nghiên cứu</w:t>
        </w:r>
        <w:bookmarkEnd w:id="274"/>
      </w:ins>
    </w:p>
    <w:p w14:paraId="41C06461" w14:textId="77777777" w:rsidR="005D35AA" w:rsidRPr="00B149FC" w:rsidRDefault="005D35AA" w:rsidP="005D35AA">
      <w:pPr>
        <w:pStyle w:val="ListParagraph"/>
        <w:numPr>
          <w:ilvl w:val="0"/>
          <w:numId w:val="127"/>
        </w:numPr>
        <w:ind w:left="714" w:hanging="357"/>
        <w:jc w:val="left"/>
        <w:rPr>
          <w:ins w:id="280" w:author="Linh Huynh" w:date="2022-11-17T13:41:00Z"/>
          <w:b/>
        </w:rPr>
      </w:pPr>
      <w:ins w:id="281" w:author="Linh Huynh" w:date="2022-11-17T13:41:00Z">
        <w:r w:rsidRPr="00E20717">
          <w:t>Khảo sát thực trạng.</w:t>
        </w:r>
      </w:ins>
    </w:p>
    <w:p w14:paraId="6263A3E2" w14:textId="77777777" w:rsidR="00E05EDB" w:rsidRDefault="005D35AA">
      <w:pPr>
        <w:pStyle w:val="ListParagraph"/>
        <w:numPr>
          <w:ilvl w:val="0"/>
          <w:numId w:val="127"/>
        </w:numPr>
        <w:ind w:left="714" w:hanging="357"/>
        <w:jc w:val="left"/>
        <w:rPr>
          <w:ins w:id="282" w:author="Linh Huynh" w:date="2022-11-17T13:43:00Z"/>
          <w:b/>
        </w:rPr>
        <w:pPrChange w:id="283" w:author="Linh Huynh" w:date="2022-11-17T13:43:00Z">
          <w:pPr>
            <w:pStyle w:val="ListParagraph"/>
            <w:numPr>
              <w:numId w:val="127"/>
            </w:numPr>
            <w:spacing w:before="120" w:after="120"/>
            <w:ind w:hanging="360"/>
            <w:contextualSpacing/>
          </w:pPr>
        </w:pPrChange>
      </w:pPr>
      <w:ins w:id="284" w:author="Linh Huynh" w:date="2022-11-17T13:41:00Z">
        <w:r w:rsidRPr="00E20717">
          <w:t>Thu thập các ý kiến đống góp của giảng viên hướng dẫn.</w:t>
        </w:r>
      </w:ins>
    </w:p>
    <w:p w14:paraId="5E391BAC" w14:textId="77777777" w:rsidR="00E05EDB" w:rsidRDefault="005D35AA">
      <w:pPr>
        <w:pStyle w:val="ListParagraph"/>
        <w:numPr>
          <w:ilvl w:val="0"/>
          <w:numId w:val="127"/>
        </w:numPr>
        <w:ind w:left="714" w:hanging="357"/>
        <w:jc w:val="left"/>
        <w:rPr>
          <w:ins w:id="285" w:author="Linh Huynh" w:date="2022-11-17T13:43:00Z"/>
          <w:b/>
        </w:rPr>
        <w:pPrChange w:id="286" w:author="Linh Huynh" w:date="2022-11-17T13:43:00Z">
          <w:pPr>
            <w:spacing w:before="80" w:after="80" w:line="312" w:lineRule="auto"/>
          </w:pPr>
        </w:pPrChange>
      </w:pPr>
      <w:ins w:id="287" w:author="Linh Huynh" w:date="2022-11-17T13:41:00Z">
        <w:r w:rsidRPr="00E05EDB">
          <w:rPr>
            <w:bCs/>
          </w:rPr>
          <w:t>Tìm hiểu về .NET MAUI.</w:t>
        </w:r>
      </w:ins>
    </w:p>
    <w:p w14:paraId="4FA53A4E" w14:textId="2331F5B3" w:rsidR="00E05EDB" w:rsidRPr="00E05EDB" w:rsidRDefault="005D35AA">
      <w:pPr>
        <w:pStyle w:val="ListParagraph"/>
        <w:numPr>
          <w:ilvl w:val="0"/>
          <w:numId w:val="127"/>
        </w:numPr>
        <w:rPr>
          <w:ins w:id="288" w:author="Linh Huynh" w:date="2022-11-17T13:43:00Z"/>
          <w:b/>
        </w:rPr>
        <w:pPrChange w:id="289" w:author="Linh Huynh" w:date="2022-11-17T13:43:00Z">
          <w:pPr>
            <w:spacing w:before="80" w:after="80" w:line="312" w:lineRule="auto"/>
          </w:pPr>
        </w:pPrChange>
      </w:pPr>
      <w:ins w:id="290" w:author="Linh Huynh" w:date="2022-11-17T13:41:00Z">
        <w:r w:rsidRPr="00E05EDB">
          <w:rPr>
            <w:rPrChange w:id="291" w:author="Linh Huynh" w:date="2022-11-17T13:43:00Z">
              <w:rPr>
                <w:bCs/>
              </w:rPr>
            </w:rPrChange>
          </w:rPr>
          <w:t>Phân tích và thiết kế hệ thống.</w:t>
        </w:r>
      </w:ins>
    </w:p>
    <w:p w14:paraId="679A5800" w14:textId="0E36C7BB" w:rsidR="005D35AA" w:rsidRPr="00E05EDB" w:rsidDel="00E05EDB" w:rsidRDefault="005D35AA">
      <w:pPr>
        <w:pStyle w:val="ListParagraph"/>
        <w:numPr>
          <w:ilvl w:val="0"/>
          <w:numId w:val="127"/>
        </w:numPr>
        <w:rPr>
          <w:ins w:id="292" w:author="ndhien@cit.udn.vn" w:date="2021-03-24T12:10:00Z"/>
          <w:del w:id="293" w:author="Linh Huynh" w:date="2022-11-17T13:42:00Z"/>
          <w:rPrChange w:id="294" w:author="Linh Huynh" w:date="2022-11-17T13:43:00Z">
            <w:rPr>
              <w:ins w:id="295" w:author="ndhien@cit.udn.vn" w:date="2021-03-24T12:10:00Z"/>
              <w:del w:id="296" w:author="Linh Huynh" w:date="2022-11-17T13:42:00Z"/>
              <w:i/>
            </w:rPr>
          </w:rPrChange>
        </w:rPr>
        <w:pPrChange w:id="297" w:author="Linh Huynh" w:date="2022-11-17T13:43:00Z">
          <w:pPr>
            <w:pStyle w:val="StyleHeading2TimesNewRoman14pt1"/>
          </w:pPr>
        </w:pPrChange>
      </w:pPr>
      <w:ins w:id="298" w:author="Linh Huynh" w:date="2022-11-17T13:41:00Z">
        <w:r w:rsidRPr="00E05EDB">
          <w:rPr>
            <w:rPrChange w:id="299" w:author="Linh Huynh" w:date="2022-11-17T13:43:00Z">
              <w:rPr/>
            </w:rPrChange>
          </w:rPr>
          <w:t>Nghiên cứu xây dựng chương trình.</w:t>
        </w:r>
      </w:ins>
    </w:p>
    <w:p w14:paraId="0C50D9D2" w14:textId="77777777" w:rsidR="00174AF2" w:rsidRPr="00BE5793" w:rsidRDefault="00174AF2">
      <w:pPr>
        <w:pStyle w:val="ListParagraph"/>
        <w:numPr>
          <w:ilvl w:val="0"/>
          <w:numId w:val="127"/>
        </w:numPr>
        <w:rPr>
          <w:ins w:id="300" w:author="ndhien@cit.udn.vn" w:date="2021-03-24T12:07:00Z"/>
        </w:rPr>
        <w:pPrChange w:id="301" w:author="Linh Huynh" w:date="2022-11-17T13:43:00Z">
          <w:pPr>
            <w:spacing w:before="80" w:after="80" w:line="312" w:lineRule="auto"/>
          </w:pPr>
        </w:pPrChange>
      </w:pPr>
    </w:p>
    <w:p w14:paraId="526E2674" w14:textId="7FAB130D" w:rsidR="001D639D" w:rsidRPr="0002603E" w:rsidDel="005F1FAA" w:rsidRDefault="001D639D">
      <w:pPr>
        <w:pStyle w:val="StyleHeading2TimesNewRoman14pt1"/>
        <w:rPr>
          <w:del w:id="302" w:author="ndhien@cit.udn.vn" w:date="2021-03-24T12:07:00Z"/>
          <w:szCs w:val="26"/>
        </w:rPr>
        <w:pPrChange w:id="303" w:author="ndhien@cit.udn.vn" w:date="2021-03-24T12:09:00Z">
          <w:pPr>
            <w:spacing w:before="80" w:after="80" w:line="312" w:lineRule="auto"/>
          </w:pPr>
        </w:pPrChange>
      </w:pPr>
      <w:bookmarkStart w:id="304" w:name="_Toc6684070"/>
      <w:bookmarkStart w:id="305" w:name="_Toc6684131"/>
    </w:p>
    <w:p w14:paraId="66C62361" w14:textId="593FBC08" w:rsidR="00DC116E" w:rsidRPr="00727A3C" w:rsidDel="006B6F26" w:rsidRDefault="00276627">
      <w:pPr>
        <w:pStyle w:val="StyleHeading2TimesNewRoman14pt1"/>
        <w:rPr>
          <w:del w:id="306" w:author="ndhien@cit.udn.vn" w:date="2021-03-24T11:56:00Z"/>
        </w:rPr>
      </w:pPr>
      <w:bookmarkStart w:id="307" w:name="_Toc6688599"/>
      <w:bookmarkStart w:id="308" w:name="_Toc7253365"/>
      <w:bookmarkStart w:id="309" w:name="_Toc7978872"/>
      <w:bookmarkStart w:id="310" w:name="_Toc8805998"/>
      <w:bookmarkStart w:id="311" w:name="_Toc9016565"/>
      <w:del w:id="312" w:author="ndhien@cit.udn.vn" w:date="2021-03-24T12:05:00Z">
        <w:r w:rsidRPr="00727A3C" w:rsidDel="0070720A">
          <w:delText xml:space="preserve">3. </w:delText>
        </w:r>
      </w:del>
      <w:del w:id="313" w:author="ndhien@cit.udn.vn" w:date="2021-03-24T11:56:00Z">
        <w:r w:rsidR="008078C2" w:rsidRPr="00727A3C" w:rsidDel="006B6F26">
          <w:delText>Đối tượng,</w:delText>
        </w:r>
        <w:r w:rsidR="00326F9A" w:rsidRPr="00727A3C" w:rsidDel="006B6F26">
          <w:delText xml:space="preserve"> phạm vi và phương pháp </w:delText>
        </w:r>
        <w:r w:rsidR="0008108D" w:rsidRPr="00727A3C" w:rsidDel="006B6F26">
          <w:delText>tiếp cận</w:delText>
        </w:r>
        <w:bookmarkEnd w:id="304"/>
        <w:bookmarkEnd w:id="305"/>
        <w:bookmarkEnd w:id="307"/>
        <w:bookmarkEnd w:id="308"/>
        <w:bookmarkEnd w:id="309"/>
        <w:bookmarkEnd w:id="310"/>
        <w:bookmarkEnd w:id="311"/>
      </w:del>
    </w:p>
    <w:p w14:paraId="5A482803" w14:textId="10DFDF80" w:rsidR="003B11B1" w:rsidRPr="00F83E27" w:rsidDel="006B6F26" w:rsidRDefault="00DC116E">
      <w:pPr>
        <w:pStyle w:val="StyleHeading2TimesNewRoman14pt1"/>
        <w:rPr>
          <w:del w:id="314" w:author="ndhien@cit.udn.vn" w:date="2021-03-24T11:56:00Z"/>
          <w:rPrChange w:id="315" w:author="ndhien@cit.udn.vn" w:date="2021-03-24T12:01:00Z">
            <w:rPr>
              <w:del w:id="316" w:author="ndhien@cit.udn.vn" w:date="2021-03-24T11:56:00Z"/>
              <w:szCs w:val="26"/>
            </w:rPr>
          </w:rPrChange>
        </w:rPr>
        <w:pPrChange w:id="317" w:author="ndhien@cit.udn.vn" w:date="2021-03-24T12:09:00Z">
          <w:pPr>
            <w:spacing w:before="80" w:after="80" w:line="312" w:lineRule="auto"/>
            <w:ind w:firstLine="709"/>
          </w:pPr>
        </w:pPrChange>
      </w:pPr>
      <w:del w:id="318" w:author="ndhien@cit.udn.vn" w:date="2021-03-24T11:56:00Z">
        <w:r w:rsidRPr="00F83E27" w:rsidDel="006B6F26">
          <w:rPr>
            <w:rPrChange w:id="319" w:author="ndhien@cit.udn.vn" w:date="2021-03-24T12:01:00Z">
              <w:rPr>
                <w:szCs w:val="26"/>
              </w:rPr>
            </w:rPrChange>
          </w:rPr>
          <w:delText xml:space="preserve">Dựa trên hướng tiếp cận </w:delText>
        </w:r>
      </w:del>
    </w:p>
    <w:p w14:paraId="1D33EAE3" w14:textId="778DFCA6" w:rsidR="000C4855" w:rsidRPr="00F83E27" w:rsidDel="006B6F26" w:rsidRDefault="000C4855">
      <w:pPr>
        <w:pStyle w:val="StyleHeading2TimesNewRoman14pt1"/>
        <w:rPr>
          <w:del w:id="320" w:author="ndhien@cit.udn.vn" w:date="2021-03-24T11:56:00Z"/>
          <w:rPrChange w:id="321" w:author="ndhien@cit.udn.vn" w:date="2021-03-24T12:01:00Z">
            <w:rPr>
              <w:del w:id="322" w:author="ndhien@cit.udn.vn" w:date="2021-03-24T11:56:00Z"/>
              <w:sz w:val="24"/>
              <w:szCs w:val="26"/>
            </w:rPr>
          </w:rPrChange>
        </w:rPr>
        <w:pPrChange w:id="323" w:author="ndhien@cit.udn.vn" w:date="2021-03-24T12:09:00Z">
          <w:pPr>
            <w:spacing w:before="80" w:after="80" w:line="312" w:lineRule="auto"/>
            <w:ind w:firstLine="709"/>
          </w:pPr>
        </w:pPrChange>
      </w:pPr>
    </w:p>
    <w:p w14:paraId="6BC6BA3D" w14:textId="055151A2" w:rsidR="004C77F8" w:rsidRPr="00F83E27" w:rsidDel="006B6F26" w:rsidRDefault="00276627">
      <w:pPr>
        <w:pStyle w:val="StyleHeading2TimesNewRoman14pt1"/>
        <w:rPr>
          <w:del w:id="324" w:author="ndhien@cit.udn.vn" w:date="2021-03-24T11:56:00Z"/>
          <w:rPrChange w:id="325" w:author="ndhien@cit.udn.vn" w:date="2021-03-24T12:01:00Z">
            <w:rPr>
              <w:del w:id="326" w:author="ndhien@cit.udn.vn" w:date="2021-03-24T11:56:00Z"/>
              <w:sz w:val="28"/>
              <w:szCs w:val="26"/>
            </w:rPr>
          </w:rPrChange>
        </w:rPr>
        <w:pPrChange w:id="327" w:author="ndhien@cit.udn.vn" w:date="2021-03-24T12:09:00Z">
          <w:pPr>
            <w:pStyle w:val="Heading2"/>
            <w:spacing w:before="240" w:after="120" w:line="312" w:lineRule="auto"/>
            <w:jc w:val="left"/>
          </w:pPr>
        </w:pPrChange>
      </w:pPr>
      <w:bookmarkStart w:id="328" w:name="_Toc6684071"/>
      <w:bookmarkStart w:id="329" w:name="_Toc6684132"/>
      <w:bookmarkStart w:id="330" w:name="_Toc6688600"/>
      <w:bookmarkStart w:id="331" w:name="_Toc7253366"/>
      <w:bookmarkStart w:id="332" w:name="_Toc7978873"/>
      <w:bookmarkStart w:id="333" w:name="_Toc8805999"/>
      <w:bookmarkStart w:id="334" w:name="_Toc9016566"/>
      <w:del w:id="335" w:author="ndhien@cit.udn.vn" w:date="2021-03-24T11:56:00Z">
        <w:r w:rsidRPr="00F83E27" w:rsidDel="006B6F26">
          <w:rPr>
            <w:b w:val="0"/>
            <w:bCs w:val="0"/>
            <w:rPrChange w:id="336" w:author="ndhien@cit.udn.vn" w:date="2021-03-24T12:01:00Z">
              <w:rPr>
                <w:b w:val="0"/>
                <w:bCs w:val="0"/>
                <w:szCs w:val="26"/>
              </w:rPr>
            </w:rPrChange>
          </w:rPr>
          <w:delText xml:space="preserve">4. </w:delText>
        </w:r>
        <w:r w:rsidR="004C77F8" w:rsidRPr="00F83E27" w:rsidDel="006B6F26">
          <w:rPr>
            <w:b w:val="0"/>
            <w:bCs w:val="0"/>
            <w:rPrChange w:id="337" w:author="ndhien@cit.udn.vn" w:date="2021-03-24T12:01:00Z">
              <w:rPr>
                <w:b w:val="0"/>
                <w:bCs w:val="0"/>
                <w:szCs w:val="26"/>
              </w:rPr>
            </w:rPrChange>
          </w:rPr>
          <w:delText xml:space="preserve">Đóng góp của </w:delText>
        </w:r>
        <w:r w:rsidR="00D349EB" w:rsidRPr="00F83E27" w:rsidDel="006B6F26">
          <w:rPr>
            <w:b w:val="0"/>
            <w:bCs w:val="0"/>
            <w:rPrChange w:id="338" w:author="ndhien@cit.udn.vn" w:date="2021-03-24T12:01:00Z">
              <w:rPr>
                <w:b w:val="0"/>
                <w:bCs w:val="0"/>
                <w:szCs w:val="26"/>
              </w:rPr>
            </w:rPrChange>
          </w:rPr>
          <w:delText>đề tài</w:delText>
        </w:r>
        <w:bookmarkEnd w:id="328"/>
        <w:bookmarkEnd w:id="329"/>
        <w:bookmarkEnd w:id="330"/>
        <w:bookmarkEnd w:id="331"/>
        <w:bookmarkEnd w:id="332"/>
        <w:bookmarkEnd w:id="333"/>
        <w:bookmarkEnd w:id="334"/>
      </w:del>
    </w:p>
    <w:p w14:paraId="41E3A3B5" w14:textId="1FBDA74B" w:rsidR="00BE5793" w:rsidRPr="00F83E27" w:rsidDel="006B6F26" w:rsidRDefault="00BE5793">
      <w:pPr>
        <w:pStyle w:val="StyleHeading2TimesNewRoman14pt1"/>
        <w:rPr>
          <w:del w:id="339" w:author="ndhien@cit.udn.vn" w:date="2021-03-24T11:56:00Z"/>
          <w:rPrChange w:id="340" w:author="ndhien@cit.udn.vn" w:date="2021-03-24T12:01:00Z">
            <w:rPr>
              <w:del w:id="341" w:author="ndhien@cit.udn.vn" w:date="2021-03-24T11:56:00Z"/>
              <w:szCs w:val="26"/>
            </w:rPr>
          </w:rPrChange>
        </w:rPr>
        <w:pPrChange w:id="342" w:author="ndhien@cit.udn.vn" w:date="2021-03-24T12:09:00Z">
          <w:pPr>
            <w:spacing w:before="80" w:after="80" w:line="312" w:lineRule="auto"/>
            <w:ind w:firstLine="709"/>
          </w:pPr>
        </w:pPrChange>
      </w:pPr>
      <w:bookmarkStart w:id="343" w:name="_Toc6684072"/>
      <w:bookmarkStart w:id="344" w:name="_Toc6684133"/>
      <w:bookmarkStart w:id="345" w:name="_Toc6688601"/>
      <w:bookmarkStart w:id="346" w:name="_Toc7253367"/>
      <w:bookmarkStart w:id="347" w:name="_Toc7978874"/>
      <w:bookmarkStart w:id="348" w:name="_Toc8806000"/>
      <w:bookmarkStart w:id="349" w:name="_Toc9016567"/>
      <w:del w:id="350" w:author="ndhien@cit.udn.vn" w:date="2021-03-24T11:56:00Z">
        <w:r w:rsidRPr="00F83E27" w:rsidDel="006B6F26">
          <w:rPr>
            <w:rPrChange w:id="351" w:author="ndhien@cit.udn.vn" w:date="2021-03-24T12:01:00Z">
              <w:rPr>
                <w:szCs w:val="26"/>
              </w:rPr>
            </w:rPrChange>
          </w:rPr>
          <w:delText>Trên cơ sở tìm hiểu, phân tích, tổng hợp và áp dụng, đề tài đạt được một số kết quả như sau:</w:delText>
        </w:r>
      </w:del>
    </w:p>
    <w:p w14:paraId="550C1FCF" w14:textId="7EDC4194" w:rsidR="003B11B1" w:rsidRPr="00F83E27" w:rsidDel="006B6F26" w:rsidRDefault="003B11B1">
      <w:pPr>
        <w:pStyle w:val="StyleHeading2TimesNewRoman14pt1"/>
        <w:rPr>
          <w:del w:id="352" w:author="ndhien@cit.udn.vn" w:date="2021-03-24T11:56:00Z"/>
          <w:rPrChange w:id="353" w:author="ndhien@cit.udn.vn" w:date="2021-03-24T12:01:00Z">
            <w:rPr>
              <w:del w:id="354" w:author="ndhien@cit.udn.vn" w:date="2021-03-24T11:56:00Z"/>
              <w:szCs w:val="26"/>
            </w:rPr>
          </w:rPrChange>
        </w:rPr>
        <w:pPrChange w:id="355" w:author="ndhien@cit.udn.vn" w:date="2021-03-24T12:09:00Z">
          <w:pPr>
            <w:numPr>
              <w:numId w:val="13"/>
            </w:numPr>
            <w:spacing w:before="80" w:after="80" w:line="312" w:lineRule="auto"/>
            <w:ind w:left="1134" w:hanging="283"/>
          </w:pPr>
        </w:pPrChange>
      </w:pPr>
      <w:del w:id="356" w:author="ndhien@cit.udn.vn" w:date="2021-03-24T11:56:00Z">
        <w:r w:rsidRPr="00F83E27" w:rsidDel="006B6F26">
          <w:rPr>
            <w:rPrChange w:id="357" w:author="ndhien@cit.udn.vn" w:date="2021-03-24T12:01:00Z">
              <w:rPr>
                <w:szCs w:val="26"/>
              </w:rPr>
            </w:rPrChange>
          </w:rPr>
          <w:delText>aaaa</w:delText>
        </w:r>
      </w:del>
    </w:p>
    <w:p w14:paraId="2C23248D" w14:textId="0D59FEB6" w:rsidR="006B6F26" w:rsidRPr="00F83E27" w:rsidDel="009D45CA" w:rsidRDefault="003B11B1">
      <w:pPr>
        <w:pStyle w:val="StyleHeading2TimesNewRoman14pt1"/>
        <w:rPr>
          <w:del w:id="358" w:author="ndhien@cit.udn.vn" w:date="2021-03-24T12:10:00Z"/>
          <w:rPrChange w:id="359" w:author="ndhien@cit.udn.vn" w:date="2021-03-24T12:04:00Z">
            <w:rPr>
              <w:del w:id="360" w:author="ndhien@cit.udn.vn" w:date="2021-03-24T12:10:00Z"/>
              <w:szCs w:val="26"/>
            </w:rPr>
          </w:rPrChange>
        </w:rPr>
        <w:pPrChange w:id="361" w:author="ndhien@cit.udn.vn" w:date="2021-03-24T12:09:00Z">
          <w:pPr>
            <w:numPr>
              <w:numId w:val="13"/>
            </w:numPr>
            <w:spacing w:before="80" w:after="80" w:line="312" w:lineRule="auto"/>
            <w:ind w:left="1134" w:hanging="283"/>
          </w:pPr>
        </w:pPrChange>
      </w:pPr>
      <w:del w:id="362" w:author="ndhien@cit.udn.vn" w:date="2021-03-24T11:56:00Z">
        <w:r w:rsidRPr="00F83E27" w:rsidDel="006B6F26">
          <w:rPr>
            <w:rPrChange w:id="363" w:author="ndhien@cit.udn.vn" w:date="2021-03-24T12:01:00Z">
              <w:rPr>
                <w:szCs w:val="26"/>
              </w:rPr>
            </w:rPrChange>
          </w:rPr>
          <w:delText>bbbbb</w:delText>
        </w:r>
      </w:del>
    </w:p>
    <w:p w14:paraId="581244B5" w14:textId="32675A3C" w:rsidR="004C77F8" w:rsidRPr="00F83E27" w:rsidRDefault="00276627">
      <w:pPr>
        <w:pStyle w:val="StyleHeading2TimesNewRoman14pt1"/>
        <w:spacing w:before="0"/>
        <w:rPr>
          <w:rPrChange w:id="364" w:author="ndhien@cit.udn.vn" w:date="2021-03-24T12:01:00Z">
            <w:rPr>
              <w:sz w:val="28"/>
              <w:szCs w:val="26"/>
            </w:rPr>
          </w:rPrChange>
        </w:rPr>
        <w:pPrChange w:id="365" w:author="ndhien@cit.udn.vn" w:date="2021-03-24T12:01:00Z">
          <w:pPr>
            <w:pStyle w:val="Heading2"/>
            <w:spacing w:before="240" w:after="120" w:line="312" w:lineRule="auto"/>
            <w:jc w:val="left"/>
          </w:pPr>
        </w:pPrChange>
      </w:pPr>
      <w:del w:id="366" w:author="ndhien@cit.udn.vn" w:date="2021-03-24T11:57:00Z">
        <w:r w:rsidRPr="00F83E27" w:rsidDel="006B6F26">
          <w:rPr>
            <w:rPrChange w:id="367" w:author="ndhien@cit.udn.vn" w:date="2021-03-24T12:01:00Z">
              <w:rPr>
                <w:szCs w:val="26"/>
              </w:rPr>
            </w:rPrChange>
          </w:rPr>
          <w:delText>5</w:delText>
        </w:r>
      </w:del>
      <w:bookmarkStart w:id="368" w:name="_Toc121066474"/>
      <w:ins w:id="369" w:author="ndhien@cit.udn.vn" w:date="2021-03-24T11:57:00Z">
        <w:r w:rsidR="006B6F26" w:rsidRPr="00F83E27">
          <w:rPr>
            <w:rPrChange w:id="370" w:author="ndhien@cit.udn.vn" w:date="2021-03-24T12:01:00Z">
              <w:rPr>
                <w:szCs w:val="26"/>
              </w:rPr>
            </w:rPrChange>
          </w:rPr>
          <w:t>4</w:t>
        </w:r>
      </w:ins>
      <w:r w:rsidRPr="00F83E27">
        <w:rPr>
          <w:rPrChange w:id="371" w:author="ndhien@cit.udn.vn" w:date="2021-03-24T12:01:00Z">
            <w:rPr>
              <w:szCs w:val="26"/>
            </w:rPr>
          </w:rPrChange>
        </w:rPr>
        <w:t xml:space="preserve">. </w:t>
      </w:r>
      <w:r w:rsidR="004C77F8" w:rsidRPr="00F83E27">
        <w:rPr>
          <w:rPrChange w:id="372" w:author="ndhien@cit.udn.vn" w:date="2021-03-24T12:01:00Z">
            <w:rPr>
              <w:szCs w:val="26"/>
            </w:rPr>
          </w:rPrChange>
        </w:rPr>
        <w:t xml:space="preserve">Bố cục </w:t>
      </w:r>
      <w:del w:id="373" w:author="ndhien@cit.udn.vn" w:date="2021-03-24T11:55:00Z">
        <w:r w:rsidR="004C77F8" w:rsidRPr="00F83E27" w:rsidDel="006B6F26">
          <w:rPr>
            <w:rPrChange w:id="374" w:author="ndhien@cit.udn.vn" w:date="2021-03-24T12:01:00Z">
              <w:rPr>
                <w:szCs w:val="26"/>
              </w:rPr>
            </w:rPrChange>
          </w:rPr>
          <w:delText xml:space="preserve">của </w:delText>
        </w:r>
        <w:bookmarkEnd w:id="343"/>
        <w:bookmarkEnd w:id="344"/>
        <w:bookmarkEnd w:id="345"/>
        <w:bookmarkEnd w:id="346"/>
        <w:bookmarkEnd w:id="347"/>
        <w:bookmarkEnd w:id="348"/>
        <w:bookmarkEnd w:id="349"/>
        <w:r w:rsidR="001F3B50" w:rsidRPr="00F83E27" w:rsidDel="006B6F26">
          <w:rPr>
            <w:rPrChange w:id="375" w:author="ndhien@cit.udn.vn" w:date="2021-03-24T12:01:00Z">
              <w:rPr>
                <w:szCs w:val="26"/>
              </w:rPr>
            </w:rPrChange>
          </w:rPr>
          <w:delText>đề tài</w:delText>
        </w:r>
      </w:del>
      <w:ins w:id="376" w:author="ndhien@cit.udn.vn" w:date="2021-03-24T11:55:00Z">
        <w:r w:rsidR="006B6F26" w:rsidRPr="00F83E27">
          <w:rPr>
            <w:rPrChange w:id="377" w:author="ndhien@cit.udn.vn" w:date="2021-03-24T12:01:00Z">
              <w:rPr>
                <w:szCs w:val="26"/>
              </w:rPr>
            </w:rPrChange>
          </w:rPr>
          <w:t>báo cáo</w:t>
        </w:r>
      </w:ins>
      <w:bookmarkEnd w:id="368"/>
    </w:p>
    <w:p w14:paraId="4FE2C126" w14:textId="77777777" w:rsidR="00BE5793" w:rsidRPr="00911E6D" w:rsidRDefault="00BE5793" w:rsidP="00BE5793">
      <w:pPr>
        <w:spacing w:before="80" w:after="80" w:line="312" w:lineRule="auto"/>
        <w:ind w:firstLine="709"/>
        <w:rPr>
          <w:szCs w:val="26"/>
        </w:rPr>
      </w:pPr>
      <w:bookmarkStart w:id="378" w:name="_Toc6684073"/>
      <w:bookmarkStart w:id="379" w:name="_Toc6684134"/>
      <w:r>
        <w:rPr>
          <w:szCs w:val="26"/>
        </w:rPr>
        <w:t xml:space="preserve">Sau </w:t>
      </w:r>
      <w:r w:rsidRPr="00911E6D">
        <w:rPr>
          <w:szCs w:val="26"/>
        </w:rPr>
        <w:t xml:space="preserve">phần </w:t>
      </w:r>
      <w:r w:rsidRPr="004F63A0">
        <w:rPr>
          <w:i/>
          <w:szCs w:val="26"/>
        </w:rPr>
        <w:t>Mở đầu</w:t>
      </w:r>
      <w:r w:rsidRPr="00911E6D">
        <w:rPr>
          <w:szCs w:val="26"/>
        </w:rPr>
        <w:t xml:space="preserve">, </w:t>
      </w:r>
      <w:r w:rsidR="003B11B1">
        <w:rPr>
          <w:szCs w:val="26"/>
        </w:rPr>
        <w:t>báo cáo</w:t>
      </w:r>
      <w:r w:rsidRPr="00911E6D">
        <w:rPr>
          <w:szCs w:val="26"/>
        </w:rPr>
        <w:t xml:space="preserve"> được trình bày trong ba chương</w:t>
      </w:r>
      <w:r>
        <w:rPr>
          <w:szCs w:val="26"/>
        </w:rPr>
        <w:t>, cụ thể</w:t>
      </w:r>
      <w:r w:rsidRPr="00911E6D">
        <w:rPr>
          <w:szCs w:val="26"/>
        </w:rPr>
        <w:t xml:space="preserve"> như sau:</w:t>
      </w:r>
    </w:p>
    <w:p w14:paraId="4918B023" w14:textId="3309D7E2" w:rsidR="00BE5793" w:rsidRPr="00911E6D" w:rsidRDefault="00BE5793" w:rsidP="00BE5793">
      <w:pPr>
        <w:spacing w:before="80" w:after="80" w:line="312" w:lineRule="auto"/>
        <w:ind w:firstLine="709"/>
        <w:rPr>
          <w:szCs w:val="26"/>
        </w:rPr>
      </w:pPr>
      <w:r w:rsidRPr="00911E6D">
        <w:rPr>
          <w:szCs w:val="26"/>
        </w:rPr>
        <w:t xml:space="preserve">Chương 1. </w:t>
      </w:r>
      <w:del w:id="380" w:author="Linh Huynh" w:date="2022-11-17T13:43:00Z">
        <w:r w:rsidRPr="00911E6D" w:rsidDel="00785A9A">
          <w:rPr>
            <w:i/>
            <w:szCs w:val="26"/>
          </w:rPr>
          <w:delText xml:space="preserve">Tổng quan về </w:delText>
        </w:r>
        <w:r w:rsidR="003B11B1" w:rsidDel="00785A9A">
          <w:rPr>
            <w:i/>
            <w:szCs w:val="26"/>
          </w:rPr>
          <w:delText>…</w:delText>
        </w:r>
        <w:r w:rsidR="004F63A0" w:rsidDel="00785A9A">
          <w:rPr>
            <w:i/>
            <w:szCs w:val="26"/>
          </w:rPr>
          <w:delText>.</w:delText>
        </w:r>
      </w:del>
      <w:r w:rsidR="006046BD" w:rsidRPr="006046BD">
        <w:t xml:space="preserve"> </w:t>
      </w:r>
      <w:r w:rsidR="006046BD" w:rsidRPr="006046BD">
        <w:rPr>
          <w:i/>
        </w:rPr>
        <w:t>Khảo sát việc sử dụng ghi chú</w:t>
      </w:r>
      <w:r w:rsidR="006046BD" w:rsidRPr="00911E6D">
        <w:rPr>
          <w:szCs w:val="26"/>
        </w:rPr>
        <w:t xml:space="preserve"> </w:t>
      </w:r>
    </w:p>
    <w:p w14:paraId="532A06AE" w14:textId="63C64106" w:rsidR="00BE5793" w:rsidRPr="00911E6D" w:rsidRDefault="00BE5793" w:rsidP="00BE5793">
      <w:pPr>
        <w:spacing w:before="80" w:after="80" w:line="312" w:lineRule="auto"/>
        <w:ind w:firstLine="709"/>
        <w:rPr>
          <w:szCs w:val="26"/>
        </w:rPr>
      </w:pPr>
      <w:r w:rsidRPr="00911E6D">
        <w:rPr>
          <w:szCs w:val="26"/>
        </w:rPr>
        <w:t xml:space="preserve">Chương 2. </w:t>
      </w:r>
      <w:r w:rsidR="006046BD" w:rsidRPr="006046BD">
        <w:rPr>
          <w:i/>
        </w:rPr>
        <w:t>Phân tích và thiết kế hệ thống</w:t>
      </w:r>
      <w:r w:rsidR="004F63A0">
        <w:rPr>
          <w:szCs w:val="26"/>
        </w:rPr>
        <w:t xml:space="preserve"> </w:t>
      </w:r>
    </w:p>
    <w:p w14:paraId="0E4F247F" w14:textId="3DD843C2" w:rsidR="00BE5793" w:rsidRPr="006046BD" w:rsidRDefault="00BE5793" w:rsidP="00BE5793">
      <w:pPr>
        <w:spacing w:before="80" w:after="80" w:line="312" w:lineRule="auto"/>
        <w:ind w:firstLine="709"/>
        <w:rPr>
          <w:i/>
          <w:szCs w:val="26"/>
        </w:rPr>
      </w:pPr>
      <w:r w:rsidRPr="00911E6D">
        <w:rPr>
          <w:szCs w:val="26"/>
        </w:rPr>
        <w:t xml:space="preserve">Chương 3. </w:t>
      </w:r>
      <w:r w:rsidR="006046BD" w:rsidRPr="006046BD">
        <w:rPr>
          <w:i/>
        </w:rPr>
        <w:t>Xây dựng ứng dụng đa nền tảng mynote</w:t>
      </w:r>
    </w:p>
    <w:p w14:paraId="5E7030D8" w14:textId="41388BD8" w:rsidR="001D0E9A" w:rsidRPr="006046BD" w:rsidRDefault="00BE5793" w:rsidP="006046BD">
      <w:pPr>
        <w:spacing w:before="80" w:after="80" w:line="312" w:lineRule="auto"/>
        <w:ind w:firstLine="709"/>
        <w:rPr>
          <w:szCs w:val="26"/>
        </w:rPr>
      </w:pPr>
      <w:r>
        <w:rPr>
          <w:szCs w:val="26"/>
        </w:rPr>
        <w:t xml:space="preserve">Cuối cùng là </w:t>
      </w:r>
      <w:r w:rsidRPr="004F63A0">
        <w:rPr>
          <w:i/>
          <w:szCs w:val="26"/>
        </w:rPr>
        <w:t>Kết luận</w:t>
      </w:r>
      <w:r w:rsidR="006046BD">
        <w:rPr>
          <w:szCs w:val="26"/>
        </w:rPr>
        <w:t xml:space="preserve"> và</w:t>
      </w:r>
      <w:r>
        <w:rPr>
          <w:szCs w:val="26"/>
        </w:rPr>
        <w:t xml:space="preserve"> </w:t>
      </w:r>
      <w:r w:rsidR="002C6B9F" w:rsidRPr="004F63A0">
        <w:rPr>
          <w:i/>
          <w:szCs w:val="26"/>
        </w:rPr>
        <w:t>T</w:t>
      </w:r>
      <w:r w:rsidRPr="004F63A0">
        <w:rPr>
          <w:i/>
          <w:szCs w:val="26"/>
        </w:rPr>
        <w:t>ài liệu tham khảo</w:t>
      </w:r>
      <w:r w:rsidR="004F63A0">
        <w:rPr>
          <w:szCs w:val="26"/>
        </w:rPr>
        <w:t xml:space="preserve"> </w:t>
      </w:r>
      <w:r>
        <w:rPr>
          <w:szCs w:val="26"/>
        </w:rPr>
        <w:t xml:space="preserve">liên quan đến </w:t>
      </w:r>
      <w:r w:rsidR="003B11B1">
        <w:rPr>
          <w:szCs w:val="26"/>
        </w:rPr>
        <w:t>đề tài</w:t>
      </w:r>
      <w:r>
        <w:rPr>
          <w:szCs w:val="26"/>
        </w:rPr>
        <w:t>.</w:t>
      </w:r>
      <w:bookmarkStart w:id="381" w:name="_Toc6688602"/>
      <w:bookmarkStart w:id="382" w:name="_Toc7253368"/>
      <w:bookmarkStart w:id="383" w:name="_Toc7978875"/>
      <w:bookmarkStart w:id="384" w:name="_Toc8806001"/>
      <w:bookmarkStart w:id="385" w:name="_Toc9016568"/>
    </w:p>
    <w:p w14:paraId="06159FCF" w14:textId="2C906B16" w:rsidR="00606596" w:rsidRPr="00320C61" w:rsidRDefault="00337D63">
      <w:pPr>
        <w:pStyle w:val="Heading1"/>
        <w:rPr>
          <w:sz w:val="32"/>
          <w:szCs w:val="26"/>
        </w:rPr>
        <w:pPrChange w:id="386" w:author="Linh Huynh" w:date="2022-11-17T13:44:00Z">
          <w:pPr>
            <w:pStyle w:val="Heading1"/>
            <w:spacing w:before="600" w:after="600" w:line="312" w:lineRule="auto"/>
          </w:pPr>
        </w:pPrChange>
      </w:pPr>
      <w:bookmarkStart w:id="387" w:name="_Toc121066475"/>
      <w:r w:rsidRPr="00320C61">
        <w:lastRenderedPageBreak/>
        <w:t>Chương 1.</w:t>
      </w:r>
      <w:r w:rsidR="00C9702A" w:rsidRPr="00320C61">
        <w:t xml:space="preserve"> </w:t>
      </w:r>
      <w:del w:id="388" w:author="Linh Huynh" w:date="2022-11-17T13:44:00Z">
        <w:r w:rsidR="00C9702A" w:rsidRPr="00320C61" w:rsidDel="00785A9A">
          <w:delText xml:space="preserve">TỔNG QUAN VỀ </w:delText>
        </w:r>
        <w:r w:rsidR="003B11B1" w:rsidDel="00785A9A">
          <w:delText>…</w:delText>
        </w:r>
      </w:del>
      <w:bookmarkEnd w:id="378"/>
      <w:bookmarkEnd w:id="379"/>
      <w:bookmarkEnd w:id="381"/>
      <w:bookmarkEnd w:id="382"/>
      <w:bookmarkEnd w:id="383"/>
      <w:bookmarkEnd w:id="384"/>
      <w:bookmarkEnd w:id="385"/>
      <w:r w:rsidR="000A0798">
        <w:t xml:space="preserve">KHẢO SÁT </w:t>
      </w:r>
      <w:r w:rsidR="00366F0C">
        <w:t>VIỆC</w:t>
      </w:r>
      <w:r w:rsidR="000A0798">
        <w:t xml:space="preserve"> SỬ DỤNG GHI CHÚ</w:t>
      </w:r>
      <w:bookmarkEnd w:id="387"/>
    </w:p>
    <w:p w14:paraId="06A07A54" w14:textId="69050DFA" w:rsidR="00BE5793" w:rsidRPr="00750B87" w:rsidDel="0004298E" w:rsidRDefault="00BE5793">
      <w:pPr>
        <w:pStyle w:val="Heading2"/>
        <w:rPr>
          <w:del w:id="389" w:author="Linh Huynh" w:date="2022-11-17T23:54:00Z"/>
        </w:rPr>
        <w:pPrChange w:id="390" w:author="Linh Huynh" w:date="2022-11-17T23:55:00Z">
          <w:pPr>
            <w:spacing w:before="80" w:after="600" w:line="312" w:lineRule="auto"/>
            <w:ind w:firstLine="709"/>
          </w:pPr>
        </w:pPrChange>
      </w:pPr>
      <w:bookmarkStart w:id="391" w:name="_Toc6684074"/>
      <w:bookmarkStart w:id="392" w:name="_Toc6684135"/>
      <w:bookmarkStart w:id="393" w:name="_Toc6688603"/>
      <w:bookmarkStart w:id="394" w:name="_Toc7253369"/>
      <w:bookmarkStart w:id="395" w:name="_Toc7978876"/>
      <w:bookmarkStart w:id="396" w:name="_Toc8806002"/>
      <w:bookmarkStart w:id="397" w:name="_Toc9016569"/>
      <w:del w:id="398" w:author="Linh Huynh" w:date="2022-11-17T23:54:00Z">
        <w:r w:rsidRPr="00750B87" w:rsidDel="0004298E">
          <w:delText xml:space="preserve">Chương này trình bày khái niệm, </w:delText>
        </w:r>
        <w:r w:rsidR="005C10B1" w:rsidRPr="00750B87" w:rsidDel="0004298E">
          <w:delText>nêu các kiến thức, ngôn ngữ, công cụ,…sẽ sử dụng</w:delText>
        </w:r>
        <w:bookmarkStart w:id="399" w:name="_Toc120263037"/>
        <w:bookmarkStart w:id="400" w:name="_Toc120263096"/>
        <w:bookmarkStart w:id="401" w:name="_Toc120263186"/>
        <w:bookmarkStart w:id="402" w:name="_Toc120263285"/>
        <w:bookmarkStart w:id="403" w:name="_Toc120263352"/>
        <w:bookmarkStart w:id="404" w:name="_Toc120479450"/>
        <w:bookmarkStart w:id="405" w:name="_Toc121066242"/>
        <w:bookmarkStart w:id="406" w:name="_Toc121066476"/>
        <w:bookmarkEnd w:id="399"/>
        <w:bookmarkEnd w:id="400"/>
        <w:bookmarkEnd w:id="401"/>
        <w:bookmarkEnd w:id="402"/>
        <w:bookmarkEnd w:id="403"/>
        <w:bookmarkEnd w:id="404"/>
        <w:bookmarkEnd w:id="405"/>
        <w:bookmarkEnd w:id="406"/>
      </w:del>
    </w:p>
    <w:p w14:paraId="5581AFD9" w14:textId="33578B21" w:rsidR="00F60505" w:rsidRDefault="001D639D" w:rsidP="005265C8">
      <w:pPr>
        <w:pStyle w:val="Heading2"/>
        <w:numPr>
          <w:ilvl w:val="0"/>
          <w:numId w:val="130"/>
        </w:numPr>
        <w:spacing w:before="0"/>
        <w:ind w:left="0" w:firstLine="0"/>
      </w:pPr>
      <w:del w:id="407" w:author="Linh Huynh" w:date="2022-11-17T23:55:00Z">
        <w:r w:rsidRPr="00727A3C" w:rsidDel="0004298E">
          <w:rPr>
            <w:sz w:val="28"/>
          </w:rPr>
          <w:delText>1</w:delText>
        </w:r>
      </w:del>
      <w:bookmarkStart w:id="408" w:name="_Toc121066477"/>
      <w:bookmarkEnd w:id="391"/>
      <w:bookmarkEnd w:id="392"/>
      <w:bookmarkEnd w:id="393"/>
      <w:bookmarkEnd w:id="394"/>
      <w:bookmarkEnd w:id="395"/>
      <w:bookmarkEnd w:id="396"/>
      <w:bookmarkEnd w:id="397"/>
      <w:r w:rsidR="00BB6ED3">
        <w:t>Ứng dụng của giấy ghi chú</w:t>
      </w:r>
      <w:r w:rsidR="003F6ED2">
        <w:t xml:space="preserve"> trong cuộc sống</w:t>
      </w:r>
      <w:bookmarkEnd w:id="408"/>
    </w:p>
    <w:p w14:paraId="40813433" w14:textId="0E907853" w:rsidR="005265C8" w:rsidRPr="005265C8" w:rsidRDefault="005265C8" w:rsidP="005265C8">
      <w:pPr>
        <w:pStyle w:val="Heading3"/>
        <w:numPr>
          <w:ilvl w:val="1"/>
          <w:numId w:val="130"/>
        </w:numPr>
        <w:spacing w:before="0"/>
        <w:ind w:left="709"/>
      </w:pPr>
      <w:bookmarkStart w:id="409" w:name="_Toc121066478"/>
      <w:r>
        <w:t>Cách sử dụng giấy ghi chú hiệu quả</w:t>
      </w:r>
      <w:bookmarkEnd w:id="409"/>
    </w:p>
    <w:p w14:paraId="6229BB12" w14:textId="55B02787" w:rsidR="00FE4518" w:rsidRDefault="00F348BB" w:rsidP="00F348BB">
      <w:bookmarkStart w:id="410" w:name="_Toc6684077"/>
      <w:bookmarkStart w:id="411" w:name="_Toc6684138"/>
      <w:bookmarkStart w:id="412" w:name="_Toc6688606"/>
      <w:bookmarkStart w:id="413" w:name="_Toc7253372"/>
      <w:bookmarkStart w:id="414" w:name="_Toc7978878"/>
      <w:bookmarkStart w:id="415" w:name="_Toc8806004"/>
      <w:bookmarkStart w:id="416" w:name="_Toc9016571"/>
      <w:r>
        <w:t xml:space="preserve">Trong cuộc sống của chúng ta luôn có những phát minh kỳ diệu phục vụ những công việc nhỏ nhặt nhất của con người. Có thể kể đến những phát minh thay đổi cả một nền văn minh của nhân loại như </w:t>
      </w:r>
      <w:r w:rsidRPr="00F348BB">
        <w:rPr>
          <w:bCs/>
        </w:rPr>
        <w:t>bút chì, giấy in, bút bi</w:t>
      </w:r>
      <w:r w:rsidRPr="00F348BB">
        <w:t>...</w:t>
      </w:r>
      <w:r>
        <w:t xml:space="preserve"> Nhưng có lẽ phát minh tuyệt vời nhất mà loài người đã tạo ra đó chính là giấy note hay còn gọi là giấy ghi chú. Dù là dân văn phòng hay đang là học sinh, sinh viên thì giấy note vẫn là văn phòng phẩm không thể thiếu giúp ích chúng ta rất nhiều trong cả công việc cũng như học tập. </w:t>
      </w:r>
      <w:r w:rsidRPr="00F348BB">
        <w:rPr>
          <w:bCs/>
        </w:rPr>
        <w:t>Giấy note</w:t>
      </w:r>
      <w:r>
        <w:t xml:space="preserve"> luôn được lựa chọn giống như một trong những công cụ ghi chú hiệu quả nhất, không phải một chiếc laptop hay một chiếc smartphone giấy note mới là vật dụng mà con người yêu thích nhất trong việc ghi chép cũng như ghi nhớ.</w:t>
      </w:r>
    </w:p>
    <w:p w14:paraId="61E94653" w14:textId="70D22C51" w:rsidR="00F348BB" w:rsidRPr="00730014" w:rsidRDefault="00F348BB" w:rsidP="005265C8">
      <w:pPr>
        <w:rPr>
          <w:szCs w:val="26"/>
        </w:rPr>
      </w:pPr>
      <w:r>
        <w:t xml:space="preserve">Khác với các loại </w:t>
      </w:r>
      <w:r w:rsidRPr="005265C8">
        <w:rPr>
          <w:bCs/>
        </w:rPr>
        <w:t>giấy in</w:t>
      </w:r>
      <w:r>
        <w:t xml:space="preserve"> khác giấy note thường có nhiều màu sắc khác nhau để </w:t>
      </w:r>
      <w:r w:rsidRPr="00730014">
        <w:rPr>
          <w:szCs w:val="26"/>
        </w:rPr>
        <w:t xml:space="preserve">người sử dụng lựa chọn. Vậy lựa chọn màu sắc giấy ghi chú của mình như thế nào là hợp lý? Có thể đối với nhiều người lựa chọn màu sắc chỉ dựa vào sự yêu thích, nhưng cũng có những nghiên cứu cho thấy những tờ </w:t>
      </w:r>
      <w:r w:rsidRPr="00730014">
        <w:rPr>
          <w:bCs/>
          <w:szCs w:val="26"/>
        </w:rPr>
        <w:t>giấy note 5 màu</w:t>
      </w:r>
      <w:r w:rsidRPr="00730014">
        <w:rPr>
          <w:szCs w:val="26"/>
        </w:rPr>
        <w:t xml:space="preserve"> Xanh Lá, hồng, xanh lam, vàng, trắng là những màu sắc gây ấn tượng tốt và kích thích sự ghi nhớ hơn so với những màu sắc còn lại.</w:t>
      </w:r>
    </w:p>
    <w:p w14:paraId="402C8B97" w14:textId="3141D32A" w:rsidR="005E0A0D" w:rsidRPr="00730014" w:rsidRDefault="003E4527" w:rsidP="003E4527">
      <w:pPr>
        <w:pStyle w:val="Heading3"/>
        <w:numPr>
          <w:ilvl w:val="1"/>
          <w:numId w:val="130"/>
        </w:numPr>
        <w:spacing w:before="0"/>
        <w:ind w:left="709"/>
      </w:pPr>
      <w:bookmarkStart w:id="417" w:name="_Toc121066479"/>
      <w:bookmarkEnd w:id="410"/>
      <w:bookmarkEnd w:id="411"/>
      <w:bookmarkEnd w:id="412"/>
      <w:bookmarkEnd w:id="413"/>
      <w:bookmarkEnd w:id="414"/>
      <w:bookmarkEnd w:id="415"/>
      <w:bookmarkEnd w:id="416"/>
      <w:r w:rsidRPr="00730014">
        <w:t>Phương pháp học tập với giấy ghi chú</w:t>
      </w:r>
      <w:bookmarkEnd w:id="417"/>
    </w:p>
    <w:p w14:paraId="36432D63" w14:textId="0A1DC5A2" w:rsidR="003358B2" w:rsidRPr="00730014" w:rsidRDefault="003E4527" w:rsidP="003E4527">
      <w:pPr>
        <w:rPr>
          <w:szCs w:val="26"/>
          <w:shd w:val="clear" w:color="auto" w:fill="FFFFFF"/>
        </w:rPr>
      </w:pPr>
      <w:bookmarkStart w:id="418" w:name="_Toc6688608"/>
      <w:bookmarkStart w:id="419" w:name="_Toc7978879"/>
      <w:r w:rsidRPr="00730014">
        <w:rPr>
          <w:szCs w:val="26"/>
          <w:shd w:val="clear" w:color="auto" w:fill="FFFFFF"/>
        </w:rPr>
        <w:t>Phương pháp học tập hay làm việc bằng giấy ghi chú có thể mang lại hiệu quả cao nhờ dựa trên nguyên lý chu kỳ, giúp não bộ tiếp thu kiến thức nhanh, gợi nhớ dễ dàng khi cần và lặp lại thông tin liên tục, đều đặn.</w:t>
      </w:r>
    </w:p>
    <w:p w14:paraId="244DF401" w14:textId="77777777" w:rsidR="0097505D" w:rsidRPr="00730014" w:rsidRDefault="003E4527" w:rsidP="003E4527">
      <w:pPr>
        <w:rPr>
          <w:szCs w:val="26"/>
        </w:rPr>
      </w:pPr>
      <w:r w:rsidRPr="00730014">
        <w:rPr>
          <w:szCs w:val="26"/>
        </w:rPr>
        <w:t>Bạn nên theo những chỉ dẫn sau để sử dụng giấy note hiệu quả hơn:</w:t>
      </w:r>
    </w:p>
    <w:p w14:paraId="41A162E2" w14:textId="77777777" w:rsidR="0097505D" w:rsidRPr="00730014" w:rsidRDefault="003E4527" w:rsidP="003E4527">
      <w:pPr>
        <w:pStyle w:val="ListParagraph"/>
        <w:numPr>
          <w:ilvl w:val="0"/>
          <w:numId w:val="127"/>
        </w:numPr>
        <w:rPr>
          <w:szCs w:val="26"/>
        </w:rPr>
      </w:pPr>
      <w:r w:rsidRPr="00730014">
        <w:rPr>
          <w:szCs w:val="26"/>
        </w:rPr>
        <w:t>Mỗi tờ giấy note chỉ viết một ý. Nếu có nhiều ý, hãy sử dụng nhiều tờ với những màu sắc khác nhau.</w:t>
      </w:r>
    </w:p>
    <w:p w14:paraId="20BEF6FC" w14:textId="77777777" w:rsidR="0097505D" w:rsidRPr="00730014" w:rsidRDefault="003E4527" w:rsidP="003E4527">
      <w:pPr>
        <w:pStyle w:val="ListParagraph"/>
        <w:numPr>
          <w:ilvl w:val="0"/>
          <w:numId w:val="127"/>
        </w:numPr>
        <w:rPr>
          <w:szCs w:val="26"/>
        </w:rPr>
      </w:pPr>
      <w:r w:rsidRPr="00730014">
        <w:rPr>
          <w:szCs w:val="26"/>
        </w:rPr>
        <w:t xml:space="preserve">Dùng bút nét to như bút </w:t>
      </w:r>
      <w:proofErr w:type="gramStart"/>
      <w:r w:rsidRPr="00730014">
        <w:rPr>
          <w:szCs w:val="26"/>
        </w:rPr>
        <w:t>dạ,bút</w:t>
      </w:r>
      <w:proofErr w:type="gramEnd"/>
      <w:r w:rsidRPr="00730014">
        <w:rPr>
          <w:szCs w:val="26"/>
        </w:rPr>
        <w:t xml:space="preserve"> màu nước để viết khi làm việc nhóm. Hoặc làm cách nào đó để tất cả các thành viên trong nhóm đều đọc được nội dung ghi chú.</w:t>
      </w:r>
    </w:p>
    <w:p w14:paraId="6D80D301" w14:textId="77777777" w:rsidR="0097505D" w:rsidRPr="00730014" w:rsidRDefault="003E4527" w:rsidP="003E4527">
      <w:pPr>
        <w:pStyle w:val="ListParagraph"/>
        <w:numPr>
          <w:ilvl w:val="0"/>
          <w:numId w:val="127"/>
        </w:numPr>
        <w:rPr>
          <w:szCs w:val="26"/>
        </w:rPr>
      </w:pPr>
      <w:r w:rsidRPr="00730014">
        <w:rPr>
          <w:szCs w:val="26"/>
        </w:rPr>
        <w:t>Viết ngắn gọn, đủ để mình và người khác hiểu.</w:t>
      </w:r>
    </w:p>
    <w:p w14:paraId="333394B2" w14:textId="7785AF2A" w:rsidR="003E4527" w:rsidRPr="00730014" w:rsidRDefault="003E4527" w:rsidP="00730014">
      <w:pPr>
        <w:pStyle w:val="ListParagraph"/>
        <w:numPr>
          <w:ilvl w:val="0"/>
          <w:numId w:val="127"/>
        </w:numPr>
        <w:rPr>
          <w:szCs w:val="26"/>
        </w:rPr>
      </w:pPr>
      <w:r w:rsidRPr="00730014">
        <w:rPr>
          <w:szCs w:val="26"/>
        </w:rPr>
        <w:t>Nên dán ở những nơi dễ nhìn thấy, đập vào mắt ngay từ lần đầu tiên.</w:t>
      </w:r>
    </w:p>
    <w:p w14:paraId="68251E1F" w14:textId="77777777" w:rsidR="00730014" w:rsidRDefault="00730014">
      <w:pPr>
        <w:spacing w:line="240" w:lineRule="auto"/>
        <w:ind w:firstLine="0"/>
        <w:jc w:val="left"/>
        <w:rPr>
          <w:b/>
          <w:bCs/>
        </w:rPr>
      </w:pPr>
      <w:r>
        <w:br w:type="page"/>
      </w:r>
    </w:p>
    <w:p w14:paraId="29AFF7AE" w14:textId="1BB0C93E" w:rsidR="0097505D" w:rsidRDefault="00F15375" w:rsidP="00F15375">
      <w:pPr>
        <w:pStyle w:val="Heading2"/>
        <w:ind w:left="709" w:hanging="709"/>
      </w:pPr>
      <w:bookmarkStart w:id="420" w:name="_Toc121066480"/>
      <w:r>
        <w:lastRenderedPageBreak/>
        <w:t>2.</w:t>
      </w:r>
      <w:r>
        <w:tab/>
        <w:t>Viết tay và đánh máy: Nên chọn phương pháp nào?</w:t>
      </w:r>
      <w:bookmarkEnd w:id="420"/>
    </w:p>
    <w:p w14:paraId="310B4C3D" w14:textId="77777777" w:rsidR="00E76560" w:rsidRDefault="00870654" w:rsidP="00E76560">
      <w:pPr>
        <w:pStyle w:val="Heading3"/>
        <w:spacing w:before="0"/>
      </w:pPr>
      <w:bookmarkStart w:id="421" w:name="_Toc121066481"/>
      <w:r>
        <w:t>2.1.</w:t>
      </w:r>
      <w:r>
        <w:tab/>
        <w:t>Lợi thế và hạn chế của viết tay</w:t>
      </w:r>
      <w:bookmarkEnd w:id="421"/>
    </w:p>
    <w:p w14:paraId="4434D549" w14:textId="7E5F8AFE" w:rsidR="00E76560" w:rsidRDefault="00E76560" w:rsidP="00E76560">
      <w:pPr>
        <w:pStyle w:val="Heading4"/>
        <w:numPr>
          <w:ilvl w:val="2"/>
          <w:numId w:val="141"/>
        </w:numPr>
        <w:ind w:left="1134"/>
      </w:pPr>
      <w:bookmarkStart w:id="422" w:name="_Toc121066482"/>
      <w:r>
        <w:t>Lợi thế của viết tay</w:t>
      </w:r>
      <w:bookmarkEnd w:id="422"/>
    </w:p>
    <w:p w14:paraId="68FAE333" w14:textId="77777777" w:rsidR="00BD71CB" w:rsidRDefault="00BD71CB" w:rsidP="00BD71CB">
      <w:r>
        <w:t xml:space="preserve">Khi lập kế hoạch cho công việc hoặc có vấn đề cần giải quyết, hãy viết ra trên giấy vì nó sẽ tác động tích cực đến sự quyết tâm của bạn. Nhà nghiên cứu Jordan Peterson, giáo sư tâm lý học tại University of Toronto và đồng thời là tác giả cuốn sách </w:t>
      </w:r>
      <w:r w:rsidRPr="00BD71CB">
        <w:t>“12 Rules for Life: An Antidote to Chaos”</w:t>
      </w:r>
      <w:r>
        <w:t xml:space="preserve"> cho rằng viết tay cũng là một hình thức suy nghĩ. Nó khuyến khích chúng ta chắt lọc thông tin một cách cặn kẽ và kỹ lưỡng, từ đó giúp định hình những suy nghĩ, hành động, và nhận thức của bản thân. Chính điều này sẽ tạo động lực để bạn có thể hoàn thành những mục tiêu được đề ra.</w:t>
      </w:r>
    </w:p>
    <w:p w14:paraId="32643121" w14:textId="0A732D54" w:rsidR="00BD71CB" w:rsidRPr="00BD71CB" w:rsidRDefault="00BD71CB" w:rsidP="00BD71CB">
      <w:r>
        <w:t>Viết tay còn có ảnh hưởng tích cực đến tư duy và sự sáng tạo. Austin Kleon, tác giả của cuốn “Steal Like an Artist: 10 Things Nobody Told You About Being Creative” nổi tiếng, thừa nhận rằng viết tay có ích trong việc lên ý tưởng và giúp dễ hình dung được bức tranh tổng thể. Vì thế nên đối</w:t>
      </w:r>
      <w:r w:rsidR="00A86941">
        <w:t xml:space="preserve"> với các buổi thảo luận ý tưởng, </w:t>
      </w:r>
      <w:r>
        <w:t>sử dụng nhiều bút màu để ghi chú và minh họa trên một cuốn sổ sẽ hữu dụng hơn so với làm trên một chiếc laptop.</w:t>
      </w:r>
    </w:p>
    <w:p w14:paraId="28774B84" w14:textId="17698308" w:rsidR="00CF7674" w:rsidRDefault="00E76560" w:rsidP="00BD71CB">
      <w:pPr>
        <w:pStyle w:val="Heading4"/>
        <w:numPr>
          <w:ilvl w:val="2"/>
          <w:numId w:val="141"/>
        </w:numPr>
      </w:pPr>
      <w:bookmarkStart w:id="423" w:name="_Toc121066483"/>
      <w:r>
        <w:t>Hạn chế của viết tay</w:t>
      </w:r>
      <w:bookmarkEnd w:id="423"/>
    </w:p>
    <w:p w14:paraId="484AC630" w14:textId="77777777" w:rsidR="00BD71CB" w:rsidRDefault="00BD71CB" w:rsidP="00BD71CB">
      <w:r>
        <w:t>Tuy việc viết tay có những ưu thế như trên, một bất lợi lớn có thể thấy rõ nhất đó chính là nó chậm hơn so với đánh máy. Ghi chép bằng bút có ích đối với việc sáng tạo, nhưng trường hợp bạn có nhiều ý tưởng đang tuôn trào và cần ghi chép nhanh thì việc viết tay có thể cản trở điều này, khiến mạch suy nghĩ bị gián đoạn.</w:t>
      </w:r>
    </w:p>
    <w:p w14:paraId="51541121" w14:textId="459D8D83" w:rsidR="00BD71CB" w:rsidRPr="00730014" w:rsidRDefault="00BD71CB" w:rsidP="00BD71CB">
      <w:pPr>
        <w:rPr>
          <w:szCs w:val="26"/>
        </w:rPr>
      </w:pPr>
      <w:r w:rsidRPr="00730014">
        <w:rPr>
          <w:szCs w:val="26"/>
        </w:rPr>
        <w:t>Khi cần ghi chú nội dung cho buổi họp hoặc buổi trao đổi, hành động viết chữ đòi hỏi bạn phải có một sự tập trung nhất định để chuyển đổi thông tin nghe được thành chữ viết trên giấy. Việc này dễ dàng khiến bạn bị mất tập trung vào cuộc hội thoại và bỏ lỡ những thông tin quan trọng. Tuy điều này có thể khắc phục một phần bằng cách chỉ ghi lại những từ khóa (keyword), nhưng việc chọn lọc từ khóa cũng yêu cầu bạn phải tiếp thu và xử lý thông tin ngay tại thời điểm viết. Vì thế nên nội dung ghi chép vẫn có khả năng bị thiếu sót.</w:t>
      </w:r>
    </w:p>
    <w:p w14:paraId="1BD081DF" w14:textId="77777777" w:rsidR="00730014" w:rsidRDefault="00730014">
      <w:pPr>
        <w:spacing w:line="240" w:lineRule="auto"/>
        <w:ind w:firstLine="0"/>
        <w:jc w:val="left"/>
        <w:rPr>
          <w:b/>
          <w:bCs/>
          <w:szCs w:val="26"/>
        </w:rPr>
      </w:pPr>
      <w:r>
        <w:br w:type="page"/>
      </w:r>
    </w:p>
    <w:p w14:paraId="50F4DC7D" w14:textId="2859E5C5" w:rsidR="003358B2" w:rsidRDefault="00E76560" w:rsidP="00E76560">
      <w:pPr>
        <w:pStyle w:val="Heading3"/>
        <w:spacing w:before="0"/>
      </w:pPr>
      <w:bookmarkStart w:id="424" w:name="_Toc121066484"/>
      <w:r>
        <w:lastRenderedPageBreak/>
        <w:t>2.2.</w:t>
      </w:r>
      <w:r>
        <w:tab/>
        <w:t>Lợi thế và hạn chế của đánh máy</w:t>
      </w:r>
      <w:bookmarkEnd w:id="424"/>
    </w:p>
    <w:p w14:paraId="0A70BB41" w14:textId="05B071A4" w:rsidR="00E76560" w:rsidRDefault="00E76560" w:rsidP="00E76560">
      <w:pPr>
        <w:pStyle w:val="Heading4"/>
        <w:numPr>
          <w:ilvl w:val="2"/>
          <w:numId w:val="137"/>
        </w:numPr>
      </w:pPr>
      <w:bookmarkStart w:id="425" w:name="_Toc121066485"/>
      <w:r>
        <w:t>Lợi thế của đánh máy</w:t>
      </w:r>
      <w:bookmarkEnd w:id="425"/>
    </w:p>
    <w:p w14:paraId="03AC1251" w14:textId="77777777" w:rsidR="00BD71CB" w:rsidRDefault="00BD71CB" w:rsidP="00BD71CB">
      <w:r>
        <w:t>Lợi thế lớn nhất của việc đánh máy chính là bạn có thể ghi chép nhanh hơn và nhiều hơn so với viết tay. Thậm chí, bạn có thể ghi lại gần như từng chữ một của cuộc nói chuyện, điều mà viết tay hầu như không thể làm. Một nghiên cứu chỉ ra rằng việc đánh máy giúp ghi lại số lượng thông tin nhiều hơn gấp 1,5 lần so với viết tay. Việc này rất có lợi cho trường hợp cần hệ thống hóa hoặc tham khảo lại nội dung của một buổi họp.</w:t>
      </w:r>
    </w:p>
    <w:p w14:paraId="5D044165" w14:textId="3A2EE745" w:rsidR="00BD71CB" w:rsidRPr="00BD71CB" w:rsidRDefault="00BD71CB" w:rsidP="00BD71CB">
      <w:r>
        <w:t>Việc đánh máy còn có một lợi thế khác là trong những phần mềm ghi chép thường đi kèm một loạt công cụ hỗ trợ cho việc viết tắt, sửa lỗi chính tả và ngữ pháp, định dạng văn bản, v.v. ngay trong lúc bạn đang soạn thảo. Đây sẽ là một trợ thủ đắc lực giúp tiết kiệm thời gian và tinh giản công việc ghi chép của bạn, nhất là trong những trường hợp cần h</w:t>
      </w:r>
      <w:r w:rsidR="0063483E">
        <w:t>oàn thành gấp biên bản cuộc họp.</w:t>
      </w:r>
    </w:p>
    <w:p w14:paraId="150B1EB6" w14:textId="5B7779FD" w:rsidR="00E76560" w:rsidRPr="00E76560" w:rsidRDefault="00E76560" w:rsidP="00E76560">
      <w:pPr>
        <w:pStyle w:val="Heading4"/>
        <w:numPr>
          <w:ilvl w:val="2"/>
          <w:numId w:val="137"/>
        </w:numPr>
      </w:pPr>
      <w:bookmarkStart w:id="426" w:name="_Toc121066486"/>
      <w:r>
        <w:t>Hạn chế của đánh máy</w:t>
      </w:r>
      <w:bookmarkEnd w:id="426"/>
    </w:p>
    <w:p w14:paraId="02369E83" w14:textId="77777777" w:rsidR="00BD71CB" w:rsidRDefault="00BD71CB" w:rsidP="00BD71CB">
      <w:r>
        <w:t>Vấn đề là khi đánh máy, chúng ta dễ bị sa đà vào việc gõ chữ theo quán tính. Vì laptop có khả năng ghi chép thông tin một cách nhanh chóng nên chúng ta thường có xu hướng gõ càng nhiều chữ càng tốt, trong thời gian càng ngắn càng tốt. Và chính điều này đã khiến chúng ta lười suy nghĩ hơn trong lúc ghi chép. Từ đó dẫn đến việc khó ghi nhớ những nội dung quan trọng sau các cuộc bàn luận.</w:t>
      </w:r>
    </w:p>
    <w:p w14:paraId="5CBB91BB" w14:textId="6F2E0D07" w:rsidR="00BE5793" w:rsidRPr="00911E6D" w:rsidRDefault="00BD71CB" w:rsidP="00BD71CB">
      <w:pPr>
        <w:rPr>
          <w:szCs w:val="26"/>
        </w:rPr>
      </w:pPr>
      <w:r>
        <w:t xml:space="preserve">Thêm vào đó, một vấn đề chung của các thiết bị điện tử như máy tính, điện thoại là những ứng dụng mạng xã hội, tin tức trên đó có khả năng khiến chúng ta bị sao nhãng, mất tập trung vào công việc hiện tại. Ngoài ra, thói quen làm nhiều việc cùng </w:t>
      </w:r>
      <w:r w:rsidR="0063483E">
        <w:t xml:space="preserve">một lúc, </w:t>
      </w:r>
      <w:r>
        <w:t>chẳng hạn như vừa dự buổi thuyết trình vừa sử dụng laptop để trả lời thư điện tử cho khách hàng, cũng đã được chứng minh rằng tuy thoạt tiên nó có thể mang lại cảm giác hiệu quả, nhưng về mặt lâu dài thì việc làm này sẽ khiến chúng ta mất thời gian hơn và rủi ro sẽ có nguy cơ xảy ra nhiều hơn.</w:t>
      </w:r>
    </w:p>
    <w:p w14:paraId="22D2A979" w14:textId="70022875" w:rsidR="00F60505" w:rsidRDefault="00F85334" w:rsidP="00F9484B">
      <w:pPr>
        <w:pStyle w:val="Heading2"/>
        <w:numPr>
          <w:ilvl w:val="0"/>
          <w:numId w:val="137"/>
        </w:numPr>
        <w:spacing w:before="0" w:after="80" w:line="312" w:lineRule="auto"/>
        <w:jc w:val="left"/>
        <w:rPr>
          <w:sz w:val="28"/>
          <w:szCs w:val="26"/>
        </w:rPr>
      </w:pPr>
      <w:bookmarkStart w:id="427" w:name="_Toc121066487"/>
      <w:bookmarkEnd w:id="418"/>
      <w:bookmarkEnd w:id="419"/>
      <w:r>
        <w:rPr>
          <w:sz w:val="28"/>
          <w:szCs w:val="26"/>
        </w:rPr>
        <w:t>Tính năng mà phần mềm ghi chú nên có</w:t>
      </w:r>
      <w:bookmarkEnd w:id="427"/>
    </w:p>
    <w:p w14:paraId="16A42963" w14:textId="3C1C6002" w:rsidR="00F9484B" w:rsidRPr="00F9484B" w:rsidRDefault="00F9484B" w:rsidP="00F9484B">
      <w:pPr>
        <w:pStyle w:val="Heading3"/>
        <w:spacing w:before="0"/>
      </w:pPr>
      <w:bookmarkStart w:id="428" w:name="_Toc121066488"/>
      <w:r>
        <w:rPr>
          <w:rStyle w:val="Strong"/>
          <w:b/>
          <w:bCs/>
        </w:rPr>
        <w:t>3.1.</w:t>
      </w:r>
      <w:r>
        <w:rPr>
          <w:rStyle w:val="Strong"/>
          <w:b/>
          <w:bCs/>
        </w:rPr>
        <w:tab/>
      </w:r>
      <w:r w:rsidR="00F85334" w:rsidRPr="00F9484B">
        <w:rPr>
          <w:rStyle w:val="Strong"/>
          <w:b/>
          <w:bCs/>
        </w:rPr>
        <w:t>Khả năng hoạt động đa nền tảng</w:t>
      </w:r>
      <w:bookmarkEnd w:id="428"/>
    </w:p>
    <w:p w14:paraId="32A7DF79" w14:textId="1EEE2830" w:rsidR="00F663B1" w:rsidRDefault="00F85334" w:rsidP="00F9484B">
      <w:pPr>
        <w:rPr>
          <w:sz w:val="24"/>
        </w:rPr>
      </w:pPr>
      <w:r>
        <w:t xml:space="preserve"> </w:t>
      </w:r>
      <w:r w:rsidR="00311223">
        <w:t>Phần mềm</w:t>
      </w:r>
      <w:r>
        <w:t xml:space="preserve"> cần hoạt động tốt trên tất cả các hệ điều hành là Windows, MacOS, Linux, Android đến</w:t>
      </w:r>
      <w:r w:rsidR="006328A8">
        <w:t xml:space="preserve"> iOS. </w:t>
      </w:r>
      <w:r>
        <w:t xml:space="preserve">Một điểm cần lưu ý ở đây là bạn cần chọn đâu là thiết bị chính </w:t>
      </w:r>
      <w:r>
        <w:lastRenderedPageBreak/>
        <w:t>mình sẽ tạo phần lớn các ghi chú. Mobile, Tablet có thể sử dụng để lưu lại những ý tưởng, thôn</w:t>
      </w:r>
      <w:r w:rsidR="002C688A">
        <w:t>g tin ngay khi nghĩ.</w:t>
      </w:r>
    </w:p>
    <w:p w14:paraId="5E26D516" w14:textId="0A044343" w:rsidR="00F663B1" w:rsidRPr="00F663B1" w:rsidRDefault="00F85334" w:rsidP="002C688A">
      <w:pPr>
        <w:pStyle w:val="Heading3"/>
        <w:numPr>
          <w:ilvl w:val="1"/>
          <w:numId w:val="137"/>
        </w:numPr>
        <w:spacing w:before="0"/>
        <w:ind w:left="709" w:hanging="709"/>
      </w:pPr>
      <w:bookmarkStart w:id="429" w:name="_Toc121066489"/>
      <w:r w:rsidRPr="00F663B1">
        <w:rPr>
          <w:rStyle w:val="Strong"/>
          <w:b/>
          <w:bCs/>
        </w:rPr>
        <w:t>Khả năng đồng bộ tốt giữa các loại thiết bị</w:t>
      </w:r>
      <w:r w:rsidRPr="00F663B1">
        <w:t>.</w:t>
      </w:r>
      <w:bookmarkEnd w:id="429"/>
      <w:r w:rsidRPr="00F663B1">
        <w:t xml:space="preserve"> </w:t>
      </w:r>
    </w:p>
    <w:p w14:paraId="64B3ADDC" w14:textId="61DFB4C5" w:rsidR="00F85334" w:rsidRPr="00F663B1" w:rsidRDefault="00F85334" w:rsidP="00F663B1">
      <w:pPr>
        <w:rPr>
          <w:sz w:val="24"/>
        </w:rPr>
      </w:pPr>
      <w:r>
        <w:t>Vì đã làm việc đa nền tảng nên việc chuyển đổi giữa các thiết bị khác nhau xảy ra thường xuyên. Đơn giản nhất thì cũng phải đáp ứng được có thể làm việc trên Desktop và xem được nội dung trên Mobile.</w:t>
      </w:r>
    </w:p>
    <w:p w14:paraId="09709D19" w14:textId="4849E76E" w:rsidR="00A42B65" w:rsidRPr="00A42B65" w:rsidRDefault="00F85334" w:rsidP="00845DE4">
      <w:pPr>
        <w:pStyle w:val="Heading3"/>
        <w:numPr>
          <w:ilvl w:val="1"/>
          <w:numId w:val="137"/>
        </w:numPr>
        <w:spacing w:before="0"/>
        <w:ind w:left="709"/>
      </w:pPr>
      <w:bookmarkStart w:id="430" w:name="_Toc121066490"/>
      <w:r w:rsidRPr="00A42B65">
        <w:rPr>
          <w:rStyle w:val="Strong"/>
          <w:b/>
          <w:bCs/>
        </w:rPr>
        <w:t>Tính tương thích và khả năng chuyển đổi định dạng nhanh chóng</w:t>
      </w:r>
      <w:r w:rsidRPr="00A42B65">
        <w:t>.</w:t>
      </w:r>
      <w:bookmarkEnd w:id="430"/>
      <w:r w:rsidRPr="00A42B65">
        <w:t xml:space="preserve"> </w:t>
      </w:r>
    </w:p>
    <w:p w14:paraId="15A609BA" w14:textId="4D9B17E1" w:rsidR="00F85334" w:rsidRDefault="00247CB5" w:rsidP="00F9484B">
      <w:r>
        <w:t xml:space="preserve">Soạn thảo văn bản với </w:t>
      </w:r>
      <w:r w:rsidR="00F85334">
        <w:t>không phải chỉ là trình bày ngay hàng thẳng lối để in mà phần nhiều là tạo các tài liệu công việc, </w:t>
      </w:r>
      <w:hyperlink r:id="rId10" w:history="1">
        <w:r w:rsidR="00F85334" w:rsidRPr="00A42B65">
          <w:t>blog</w:t>
        </w:r>
      </w:hyperlink>
      <w:r w:rsidR="00F85334">
        <w:t xml:space="preserve"> hay tổ chức thông tin một cách có hệ thống để lưu trữ và chia sẻ khi cần.</w:t>
      </w:r>
    </w:p>
    <w:p w14:paraId="42D14337" w14:textId="305650EE" w:rsidR="00A42B65" w:rsidRPr="00A42B65" w:rsidRDefault="00F85334" w:rsidP="00845DE4">
      <w:pPr>
        <w:pStyle w:val="Heading3"/>
        <w:numPr>
          <w:ilvl w:val="1"/>
          <w:numId w:val="137"/>
        </w:numPr>
        <w:spacing w:before="0"/>
        <w:ind w:left="709" w:hanging="709"/>
      </w:pPr>
      <w:bookmarkStart w:id="431" w:name="_Toc121066491"/>
      <w:r w:rsidRPr="00A42B65">
        <w:rPr>
          <w:rStyle w:val="Strong"/>
          <w:b/>
          <w:bCs/>
        </w:rPr>
        <w:t>Trải nghiệm người dùng thú vị.</w:t>
      </w:r>
      <w:bookmarkEnd w:id="431"/>
      <w:r w:rsidRPr="00A42B65">
        <w:t> </w:t>
      </w:r>
    </w:p>
    <w:p w14:paraId="1DCFDB92" w14:textId="44C611E3" w:rsidR="00F85334" w:rsidRDefault="00F85334" w:rsidP="00F9484B">
      <w:r>
        <w:t>Để có trải nghiệm người dùng thú vị thì ứng dụng đó phải làm tốt khá nhiều yếu tố, đôi khi 1 người dùng cuối cũng không thể liệt kê hết nó hay ho ở những điểm nào nhưng nhìn chung sự chau chuốt ở những chi tiết rất nhỏ nhặt tạo nên hiệu quả bất ngờ.</w:t>
      </w:r>
    </w:p>
    <w:p w14:paraId="62169671" w14:textId="226B4879" w:rsidR="00A42B65" w:rsidRPr="00A42B65" w:rsidRDefault="00F85334" w:rsidP="00845DE4">
      <w:pPr>
        <w:pStyle w:val="Heading3"/>
        <w:numPr>
          <w:ilvl w:val="1"/>
          <w:numId w:val="137"/>
        </w:numPr>
        <w:spacing w:before="0" w:after="0"/>
        <w:ind w:left="709" w:hanging="709"/>
        <w:rPr>
          <w:rStyle w:val="Strong"/>
          <w:b/>
          <w:bCs/>
        </w:rPr>
      </w:pPr>
      <w:bookmarkStart w:id="432" w:name="_Toc121066492"/>
      <w:r w:rsidRPr="00A42B65">
        <w:rPr>
          <w:rStyle w:val="Strong"/>
          <w:b/>
          <w:bCs/>
        </w:rPr>
        <w:t>Tự động lưu trữ và có thể khôi phục các phiên bản cũ khi cần</w:t>
      </w:r>
      <w:bookmarkEnd w:id="432"/>
    </w:p>
    <w:p w14:paraId="4A272FF4" w14:textId="5FC9F706" w:rsidR="00F85334" w:rsidRPr="00A42B65" w:rsidRDefault="00F85334" w:rsidP="00F9484B">
      <w:pPr>
        <w:rPr>
          <w:rFonts w:ascii="Arial" w:hAnsi="Arial" w:cs="Arial"/>
          <w:b/>
          <w:bCs/>
          <w:color w:val="3F3F3F"/>
        </w:rPr>
      </w:pPr>
      <w:r>
        <w:t>Không gì đau đớn hơn khi bạn đang soạn thảo nội dung quan trọng mà chỉ vì 1 thao tác vô tình không lưu lại hoặc không thể undo để khôi phục lại phiên bản trước của tài liệu đó dẫn đến mất mát. Nỗi đau này không chỉ đến từ việc phải soạn thảo lại nội dung mà cảm xúc cũng bị hụt hẫng khó lấy lại được.</w:t>
      </w:r>
    </w:p>
    <w:p w14:paraId="62E95D6F" w14:textId="1FB8DB6B" w:rsidR="00A42B65" w:rsidRPr="00A42B65" w:rsidRDefault="00F85334" w:rsidP="0020719B">
      <w:pPr>
        <w:pStyle w:val="Heading3"/>
        <w:numPr>
          <w:ilvl w:val="1"/>
          <w:numId w:val="137"/>
        </w:numPr>
        <w:spacing w:before="0"/>
        <w:ind w:left="709"/>
      </w:pPr>
      <w:bookmarkStart w:id="433" w:name="_Toc121066493"/>
      <w:r w:rsidRPr="00A42B65">
        <w:rPr>
          <w:rStyle w:val="Strong"/>
          <w:b/>
          <w:bCs/>
        </w:rPr>
        <w:t>Thuận tiện trong việc tổ chức, sắp xếp và tra cứu các nội dung đã được soạn thảo.</w:t>
      </w:r>
      <w:bookmarkEnd w:id="433"/>
      <w:r w:rsidRPr="00A42B65">
        <w:t> </w:t>
      </w:r>
    </w:p>
    <w:p w14:paraId="08EC8D5E" w14:textId="2FB410D2" w:rsidR="00F85334" w:rsidRDefault="00F85334" w:rsidP="00F9484B">
      <w:r>
        <w:t>Điểm này có thể bao gồm trong ph</w:t>
      </w:r>
      <w:r w:rsidR="0020719B">
        <w:t xml:space="preserve">ần trải nghiệm người dùng nhưng </w:t>
      </w:r>
      <w:r>
        <w:t>muốn đưa ra làm 1 tiêu chí để cân nhắc vì nó thực sự quan trọng.</w:t>
      </w:r>
    </w:p>
    <w:p w14:paraId="36B32C2D" w14:textId="51CAAB79" w:rsidR="00A42B65" w:rsidRPr="00A42B65" w:rsidRDefault="00F85334" w:rsidP="0020719B">
      <w:pPr>
        <w:pStyle w:val="Heading3"/>
        <w:numPr>
          <w:ilvl w:val="1"/>
          <w:numId w:val="137"/>
        </w:numPr>
        <w:spacing w:before="0"/>
        <w:ind w:left="709"/>
      </w:pPr>
      <w:bookmarkStart w:id="434" w:name="_Toc121066494"/>
      <w:r w:rsidRPr="00A42B65">
        <w:rPr>
          <w:rStyle w:val="Strong"/>
          <w:b/>
          <w:bCs/>
        </w:rPr>
        <w:t>Tiết kiệm chi phí.</w:t>
      </w:r>
      <w:bookmarkEnd w:id="434"/>
      <w:r w:rsidRPr="00A42B65">
        <w:t> </w:t>
      </w:r>
    </w:p>
    <w:p w14:paraId="0025AE77" w14:textId="0EE34766" w:rsidR="00FA13C1" w:rsidRPr="002E684B" w:rsidRDefault="00F85334" w:rsidP="002E684B">
      <w:r>
        <w:t>Bài toán kinh tế luôn luôn là một mấu chốt quan trọng. Tính năng cũng đi kèm với mức chi phí tương ứng phải trả là điều dễ nhận thấy với phần mềm thương mại. Tuy nhiên trong cộng đồng phần mềm mã nguồn mở có không ít sản phẩm làm bạn bất ngờ vì chẳng</w:t>
      </w:r>
      <w:r w:rsidR="00CC081C">
        <w:t xml:space="preserve"> phải bỏ chi phí hàng tháng </w:t>
      </w:r>
      <w:r>
        <w:t>hay key phần mềm nhưng chất lượng sản phẩm vẫn rất tuyệt vời. Để cảm ơn tác giả và duy trì cộng đồng, bạn có thể đóng góp chi phí bao nhiêu tùy thích.</w:t>
      </w:r>
      <w:bookmarkStart w:id="435" w:name="_Toc6684088"/>
      <w:bookmarkStart w:id="436" w:name="_Toc6684149"/>
      <w:bookmarkStart w:id="437" w:name="_Toc6688635"/>
      <w:bookmarkStart w:id="438" w:name="_Toc7253383"/>
      <w:bookmarkStart w:id="439" w:name="_Toc7978900"/>
      <w:bookmarkStart w:id="440" w:name="_Toc8806014"/>
      <w:bookmarkStart w:id="441" w:name="_Toc9016582"/>
    </w:p>
    <w:p w14:paraId="40A2A921" w14:textId="652A7AFD" w:rsidR="00D12650" w:rsidRPr="003B5CAE" w:rsidRDefault="00D12650" w:rsidP="003B5CAE">
      <w:pPr>
        <w:pStyle w:val="Heading1"/>
      </w:pPr>
      <w:bookmarkStart w:id="442" w:name="_Toc121066495"/>
      <w:r w:rsidRPr="00320C61">
        <w:lastRenderedPageBreak/>
        <w:t xml:space="preserve">Chương </w:t>
      </w:r>
      <w:r>
        <w:t>2</w:t>
      </w:r>
      <w:r w:rsidRPr="00320C61">
        <w:t xml:space="preserve">. </w:t>
      </w:r>
      <w:r w:rsidR="003B5CAE">
        <w:t>PHÂ</w:t>
      </w:r>
      <w:r>
        <w:t>N TÍCH</w:t>
      </w:r>
      <w:r w:rsidR="003B5CAE">
        <w:t xml:space="preserve"> VÀ THIẾT KẾ HỆ THỐNG</w:t>
      </w:r>
      <w:bookmarkEnd w:id="442"/>
    </w:p>
    <w:p w14:paraId="7F3BD7DC" w14:textId="0B3A6B47" w:rsidR="002243D6" w:rsidRDefault="00951D2E" w:rsidP="00CE4F1A">
      <w:pPr>
        <w:pStyle w:val="Heading2"/>
        <w:numPr>
          <w:ilvl w:val="0"/>
          <w:numId w:val="20"/>
        </w:numPr>
        <w:spacing w:before="0" w:after="80" w:line="312" w:lineRule="auto"/>
        <w:ind w:left="284" w:hanging="284"/>
        <w:jc w:val="left"/>
        <w:rPr>
          <w:sz w:val="28"/>
          <w:szCs w:val="26"/>
        </w:rPr>
      </w:pPr>
      <w:bookmarkStart w:id="443" w:name="_Toc6684089"/>
      <w:bookmarkStart w:id="444" w:name="_Toc6684150"/>
      <w:bookmarkStart w:id="445" w:name="_Toc6688636"/>
      <w:bookmarkStart w:id="446" w:name="_Toc7253384"/>
      <w:bookmarkStart w:id="447" w:name="_Toc7978901"/>
      <w:bookmarkStart w:id="448" w:name="_Toc8806015"/>
      <w:bookmarkStart w:id="449" w:name="_Toc9016583"/>
      <w:bookmarkEnd w:id="435"/>
      <w:bookmarkEnd w:id="436"/>
      <w:bookmarkEnd w:id="437"/>
      <w:bookmarkEnd w:id="438"/>
      <w:bookmarkEnd w:id="439"/>
      <w:bookmarkEnd w:id="440"/>
      <w:bookmarkEnd w:id="441"/>
      <w:r>
        <w:rPr>
          <w:sz w:val="28"/>
          <w:szCs w:val="26"/>
        </w:rPr>
        <w:tab/>
      </w:r>
      <w:bookmarkStart w:id="450" w:name="_Toc121066496"/>
      <w:r>
        <w:rPr>
          <w:sz w:val="28"/>
          <w:szCs w:val="26"/>
        </w:rPr>
        <w:t>Đặc tả yêu cầu bài toán</w:t>
      </w:r>
      <w:bookmarkEnd w:id="450"/>
    </w:p>
    <w:p w14:paraId="5B324C85" w14:textId="6EF85F6C" w:rsidR="00951D2E" w:rsidRDefault="00951D2E" w:rsidP="00CE4F1A">
      <w:pPr>
        <w:pStyle w:val="Heading3"/>
        <w:numPr>
          <w:ilvl w:val="1"/>
          <w:numId w:val="20"/>
        </w:numPr>
        <w:spacing w:before="0"/>
      </w:pPr>
      <w:bookmarkStart w:id="451" w:name="_Toc121066497"/>
      <w:r>
        <w:t>Yêu cầu chức năng</w:t>
      </w:r>
      <w:bookmarkEnd w:id="451"/>
    </w:p>
    <w:p w14:paraId="4971B74F" w14:textId="01813223" w:rsidR="0057055C" w:rsidRDefault="0057055C" w:rsidP="0057055C">
      <w:pPr>
        <w:pStyle w:val="ListParagraph"/>
        <w:numPr>
          <w:ilvl w:val="0"/>
          <w:numId w:val="127"/>
        </w:numPr>
      </w:pPr>
      <w:r>
        <w:t>Đăng nhập</w:t>
      </w:r>
    </w:p>
    <w:p w14:paraId="546D09C2" w14:textId="6C786F77" w:rsidR="0057055C" w:rsidRDefault="0057055C" w:rsidP="0057055C">
      <w:pPr>
        <w:pStyle w:val="ListParagraph"/>
        <w:numPr>
          <w:ilvl w:val="0"/>
          <w:numId w:val="127"/>
        </w:numPr>
      </w:pPr>
      <w:r>
        <w:t>Đăng ký</w:t>
      </w:r>
    </w:p>
    <w:p w14:paraId="09F03DB1" w14:textId="77777777" w:rsidR="006448C8" w:rsidRDefault="0057055C" w:rsidP="0057055C">
      <w:pPr>
        <w:pStyle w:val="ListParagraph"/>
        <w:numPr>
          <w:ilvl w:val="0"/>
          <w:numId w:val="127"/>
        </w:numPr>
      </w:pPr>
      <w:r>
        <w:t>Quản lý tập ghi chú</w:t>
      </w:r>
      <w:r w:rsidR="00253D77">
        <w:t xml:space="preserve"> gồm: </w:t>
      </w:r>
    </w:p>
    <w:p w14:paraId="5DC32AE1" w14:textId="7BF8DABB" w:rsidR="006448C8" w:rsidRDefault="006448C8" w:rsidP="006448C8">
      <w:pPr>
        <w:pStyle w:val="ListParagraph"/>
        <w:numPr>
          <w:ilvl w:val="0"/>
          <w:numId w:val="158"/>
        </w:numPr>
      </w:pPr>
      <w:r>
        <w:t>Thêm tập ghi chú mới</w:t>
      </w:r>
    </w:p>
    <w:p w14:paraId="4ABED234" w14:textId="429DAC45" w:rsidR="006448C8" w:rsidRDefault="006448C8" w:rsidP="006448C8">
      <w:pPr>
        <w:pStyle w:val="ListParagraph"/>
        <w:numPr>
          <w:ilvl w:val="0"/>
          <w:numId w:val="158"/>
        </w:numPr>
      </w:pPr>
      <w:r>
        <w:t>C</w:t>
      </w:r>
      <w:r w:rsidR="009C6F14">
        <w:t>hia sẻ</w:t>
      </w:r>
      <w:r>
        <w:t xml:space="preserve"> tập ghi chú</w:t>
      </w:r>
    </w:p>
    <w:p w14:paraId="7C2034E9" w14:textId="326F57D7" w:rsidR="006448C8" w:rsidRDefault="006448C8" w:rsidP="006448C8">
      <w:pPr>
        <w:pStyle w:val="ListParagraph"/>
        <w:numPr>
          <w:ilvl w:val="0"/>
          <w:numId w:val="158"/>
        </w:numPr>
      </w:pPr>
      <w:r>
        <w:t>X</w:t>
      </w:r>
      <w:r w:rsidR="00253D77">
        <w:t>óa tậ</w:t>
      </w:r>
      <w:r>
        <w:t>p ghi chú, đổi tên tập ghi chú</w:t>
      </w:r>
    </w:p>
    <w:p w14:paraId="63592403" w14:textId="3AD2AB0C" w:rsidR="0057055C" w:rsidRDefault="006448C8" w:rsidP="006448C8">
      <w:pPr>
        <w:pStyle w:val="ListParagraph"/>
        <w:numPr>
          <w:ilvl w:val="0"/>
          <w:numId w:val="158"/>
        </w:numPr>
      </w:pPr>
      <w:r>
        <w:t>X</w:t>
      </w:r>
      <w:r w:rsidR="00253D77">
        <w:t>uất</w:t>
      </w:r>
      <w:r w:rsidR="00807199">
        <w:t xml:space="preserve"> tập ghi chú thành file PDF</w:t>
      </w:r>
    </w:p>
    <w:p w14:paraId="3769C42D" w14:textId="77777777" w:rsidR="00BA43E9" w:rsidRDefault="0057055C" w:rsidP="0057055C">
      <w:pPr>
        <w:pStyle w:val="ListParagraph"/>
        <w:numPr>
          <w:ilvl w:val="0"/>
          <w:numId w:val="127"/>
        </w:numPr>
      </w:pPr>
      <w:r>
        <w:t>Quản lý ghi chú</w:t>
      </w:r>
      <w:r w:rsidR="00807199">
        <w:t xml:space="preserve"> gồm: </w:t>
      </w:r>
    </w:p>
    <w:p w14:paraId="23579F93" w14:textId="062CC7AA" w:rsidR="00BA43E9" w:rsidRDefault="006448C8" w:rsidP="00BA43E9">
      <w:pPr>
        <w:pStyle w:val="ListParagraph"/>
        <w:numPr>
          <w:ilvl w:val="0"/>
          <w:numId w:val="157"/>
        </w:numPr>
      </w:pPr>
      <w:r>
        <w:t>T</w:t>
      </w:r>
      <w:r w:rsidR="00BA43E9">
        <w:t>hêm ảnh, xóa ảnh</w:t>
      </w:r>
      <w:r w:rsidR="00205CA7">
        <w:t xml:space="preserve"> </w:t>
      </w:r>
    </w:p>
    <w:p w14:paraId="4B4625D3" w14:textId="35524E18" w:rsidR="006448C8" w:rsidRDefault="006448C8" w:rsidP="00BA43E9">
      <w:pPr>
        <w:pStyle w:val="ListParagraph"/>
        <w:numPr>
          <w:ilvl w:val="0"/>
          <w:numId w:val="157"/>
        </w:numPr>
      </w:pPr>
      <w:r>
        <w:t>T</w:t>
      </w:r>
      <w:r w:rsidR="00205CA7">
        <w:t>hêm phát h</w:t>
      </w:r>
      <w:r>
        <w:t>ọa, xóa phát họa, sửa phát họa</w:t>
      </w:r>
    </w:p>
    <w:p w14:paraId="4289E104" w14:textId="1D5FB212" w:rsidR="006448C8" w:rsidRDefault="006448C8" w:rsidP="00BA43E9">
      <w:pPr>
        <w:pStyle w:val="ListParagraph"/>
        <w:numPr>
          <w:ilvl w:val="0"/>
          <w:numId w:val="157"/>
        </w:numPr>
      </w:pPr>
      <w:r>
        <w:t>C</w:t>
      </w:r>
      <w:r w:rsidR="009C6F14">
        <w:t>hia sẻ</w:t>
      </w:r>
      <w:r>
        <w:t xml:space="preserve"> ghi chú</w:t>
      </w:r>
      <w:r w:rsidR="00205CA7">
        <w:t xml:space="preserve"> </w:t>
      </w:r>
    </w:p>
    <w:p w14:paraId="63B7C760" w14:textId="446708E0" w:rsidR="006448C8" w:rsidRDefault="006448C8" w:rsidP="00BA43E9">
      <w:pPr>
        <w:pStyle w:val="ListParagraph"/>
        <w:numPr>
          <w:ilvl w:val="0"/>
          <w:numId w:val="157"/>
        </w:numPr>
      </w:pPr>
      <w:r>
        <w:t>T</w:t>
      </w:r>
      <w:r w:rsidR="00205CA7">
        <w:t>hêm checkbox, sửa checkbox, xóa checkbox</w:t>
      </w:r>
      <w:r w:rsidR="00DB7777">
        <w:t xml:space="preserve"> </w:t>
      </w:r>
    </w:p>
    <w:p w14:paraId="7587E175" w14:textId="0FD2780D" w:rsidR="006448C8" w:rsidRDefault="006448C8" w:rsidP="00BA43E9">
      <w:pPr>
        <w:pStyle w:val="ListParagraph"/>
        <w:numPr>
          <w:ilvl w:val="0"/>
          <w:numId w:val="157"/>
        </w:numPr>
      </w:pPr>
      <w:r>
        <w:t>T</w:t>
      </w:r>
      <w:r w:rsidR="00DB7777">
        <w:t>hêm nội dụng ghi chú, sửa nội dun</w:t>
      </w:r>
      <w:r>
        <w:t>g ghi chú, xóa nội dung ghi chú</w:t>
      </w:r>
      <w:r w:rsidR="00DB7777">
        <w:t xml:space="preserve"> </w:t>
      </w:r>
    </w:p>
    <w:p w14:paraId="1D3D3BB6" w14:textId="2321BA78" w:rsidR="006448C8" w:rsidRDefault="006448C8" w:rsidP="00BA43E9">
      <w:pPr>
        <w:pStyle w:val="ListParagraph"/>
        <w:numPr>
          <w:ilvl w:val="0"/>
          <w:numId w:val="157"/>
        </w:numPr>
      </w:pPr>
      <w:r>
        <w:t>X</w:t>
      </w:r>
      <w:r w:rsidR="00DB7777">
        <w:t>uất ghi chú thành file PDF</w:t>
      </w:r>
    </w:p>
    <w:p w14:paraId="5F66DABB" w14:textId="2D12C59A" w:rsidR="006448C8" w:rsidRDefault="006448C8" w:rsidP="00BA43E9">
      <w:pPr>
        <w:pStyle w:val="ListParagraph"/>
        <w:numPr>
          <w:ilvl w:val="0"/>
          <w:numId w:val="157"/>
        </w:numPr>
      </w:pPr>
      <w:r>
        <w:t>T</w:t>
      </w:r>
      <w:r w:rsidR="00DB7777">
        <w:t>hêm bảng, sửa bảng, xóa</w:t>
      </w:r>
      <w:r>
        <w:t xml:space="preserve"> bảng</w:t>
      </w:r>
    </w:p>
    <w:p w14:paraId="52AA97F4" w14:textId="44529AB3" w:rsidR="0057055C" w:rsidRDefault="006448C8" w:rsidP="00BA43E9">
      <w:pPr>
        <w:pStyle w:val="ListParagraph"/>
        <w:numPr>
          <w:ilvl w:val="0"/>
          <w:numId w:val="157"/>
        </w:numPr>
      </w:pPr>
      <w:r>
        <w:t>T</w:t>
      </w:r>
      <w:r w:rsidR="00253AD9">
        <w:t>hêm ghi chú</w:t>
      </w:r>
      <w:r w:rsidR="00DB7777">
        <w:t>, xóa ghi chú</w:t>
      </w:r>
    </w:p>
    <w:p w14:paraId="329A3DFD" w14:textId="43833B4F" w:rsidR="0057055C" w:rsidRDefault="0057055C" w:rsidP="0057055C">
      <w:pPr>
        <w:pStyle w:val="ListParagraph"/>
        <w:numPr>
          <w:ilvl w:val="0"/>
          <w:numId w:val="127"/>
        </w:numPr>
      </w:pPr>
      <w:r>
        <w:t>Tìm kiếm</w:t>
      </w:r>
    </w:p>
    <w:p w14:paraId="1C8712A7" w14:textId="03CF3B26" w:rsidR="00072FCF" w:rsidRDefault="00072FCF" w:rsidP="0057055C">
      <w:pPr>
        <w:pStyle w:val="ListParagraph"/>
        <w:numPr>
          <w:ilvl w:val="0"/>
          <w:numId w:val="127"/>
        </w:numPr>
      </w:pPr>
      <w:r>
        <w:t>Lập lịch</w:t>
      </w:r>
    </w:p>
    <w:p w14:paraId="65037FED" w14:textId="1FFF334B" w:rsidR="00951D2E" w:rsidRPr="00951D2E" w:rsidRDefault="00CE4F1A" w:rsidP="00CE4F1A">
      <w:pPr>
        <w:pStyle w:val="Heading3"/>
        <w:numPr>
          <w:ilvl w:val="1"/>
          <w:numId w:val="20"/>
        </w:numPr>
        <w:spacing w:before="0"/>
      </w:pPr>
      <w:bookmarkStart w:id="452" w:name="_Toc121066498"/>
      <w:r>
        <w:t>Yêu cầu phi chức năng</w:t>
      </w:r>
      <w:bookmarkEnd w:id="452"/>
    </w:p>
    <w:p w14:paraId="413463EE" w14:textId="0A10103D" w:rsidR="00BF3C67" w:rsidRPr="00E20717" w:rsidRDefault="00BF3C67" w:rsidP="00BF3C67">
      <w:pPr>
        <w:pStyle w:val="ListParagraph"/>
        <w:numPr>
          <w:ilvl w:val="0"/>
          <w:numId w:val="127"/>
        </w:numPr>
        <w:jc w:val="left"/>
      </w:pPr>
      <w:r w:rsidRPr="00E20717">
        <w:t>Về mặt giao diện của bài toán, thì cần được thiết kế sáng sủa, đẹp, dễ nhìn, dễ thao tác, thực hiện.</w:t>
      </w:r>
    </w:p>
    <w:p w14:paraId="11EA6A72" w14:textId="5ECDFD8E" w:rsidR="00BF3C67" w:rsidRPr="00BB1521" w:rsidRDefault="00BF3C67" w:rsidP="005D646B">
      <w:pPr>
        <w:pStyle w:val="ListParagraph"/>
        <w:numPr>
          <w:ilvl w:val="0"/>
          <w:numId w:val="127"/>
        </w:numPr>
        <w:spacing w:before="240"/>
        <w:contextualSpacing/>
        <w:jc w:val="left"/>
        <w:rPr>
          <w:szCs w:val="26"/>
        </w:rPr>
      </w:pPr>
      <w:r w:rsidRPr="00BB1521">
        <w:rPr>
          <w:szCs w:val="26"/>
        </w:rPr>
        <w:t>Cùng với đó nó còn phải có khả năng trợ giúp cho người dùng. Một mặt nó không chỉ dễ thao tác với những người thành thạo về tin học mà mặt khác còn phải dễ thao tác với người ít hiểu biết về tin học.</w:t>
      </w:r>
    </w:p>
    <w:p w14:paraId="48E9F434" w14:textId="6E4F0C9A" w:rsidR="00D12650" w:rsidRDefault="00CB02FC" w:rsidP="005D646B">
      <w:pPr>
        <w:pStyle w:val="Heading2"/>
        <w:numPr>
          <w:ilvl w:val="0"/>
          <w:numId w:val="20"/>
        </w:numPr>
        <w:spacing w:before="0" w:after="80" w:line="312" w:lineRule="auto"/>
        <w:jc w:val="left"/>
        <w:rPr>
          <w:sz w:val="28"/>
          <w:szCs w:val="26"/>
        </w:rPr>
      </w:pPr>
      <w:r>
        <w:rPr>
          <w:sz w:val="28"/>
          <w:szCs w:val="26"/>
        </w:rPr>
        <w:lastRenderedPageBreak/>
        <w:tab/>
      </w:r>
      <w:bookmarkStart w:id="453" w:name="_Toc121066499"/>
      <w:r>
        <w:rPr>
          <w:sz w:val="28"/>
          <w:szCs w:val="26"/>
        </w:rPr>
        <w:t>Biểu đồ Usecase</w:t>
      </w:r>
      <w:bookmarkEnd w:id="453"/>
    </w:p>
    <w:p w14:paraId="69A35698" w14:textId="357C1EC7" w:rsidR="00CB02FC" w:rsidRDefault="00B576FE" w:rsidP="005D646B">
      <w:pPr>
        <w:pStyle w:val="Heading3"/>
        <w:numPr>
          <w:ilvl w:val="1"/>
          <w:numId w:val="20"/>
        </w:numPr>
        <w:spacing w:before="0"/>
      </w:pPr>
      <w:bookmarkStart w:id="454" w:name="_Toc121066500"/>
      <w:r>
        <w:t>Biểu đồ usecase tổng quát</w:t>
      </w:r>
      <w:bookmarkEnd w:id="454"/>
    </w:p>
    <w:p w14:paraId="54E4D9E2" w14:textId="0E3D0CC1" w:rsidR="005D646B" w:rsidRDefault="002012E2" w:rsidP="002012E2">
      <w:pPr>
        <w:keepNext/>
        <w:jc w:val="center"/>
      </w:pPr>
      <w:r w:rsidRPr="002012E2">
        <w:rPr>
          <w:noProof/>
        </w:rPr>
        <w:drawing>
          <wp:inline distT="0" distB="0" distL="0" distR="0" wp14:anchorId="571EF8AA" wp14:editId="2E71E0CB">
            <wp:extent cx="4015154" cy="341146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26737" cy="3421307"/>
                    </a:xfrm>
                    <a:prstGeom prst="rect">
                      <a:avLst/>
                    </a:prstGeom>
                  </pic:spPr>
                </pic:pic>
              </a:graphicData>
            </a:graphic>
          </wp:inline>
        </w:drawing>
      </w:r>
    </w:p>
    <w:p w14:paraId="75B57F66" w14:textId="40D47680" w:rsidR="00B576FE" w:rsidRPr="00B576FE" w:rsidRDefault="005D646B" w:rsidP="00072FCF">
      <w:pPr>
        <w:pStyle w:val="Caption"/>
      </w:pPr>
      <w:bookmarkStart w:id="455" w:name="_Toc121066673"/>
      <w:r>
        <w:t xml:space="preserve">Hình 2. </w:t>
      </w:r>
      <w:fldSimple w:instr=" SEQ Hình_2. \* ARABIC ">
        <w:r w:rsidR="0004216E">
          <w:rPr>
            <w:noProof/>
          </w:rPr>
          <w:t>1</w:t>
        </w:r>
      </w:fldSimple>
      <w:r>
        <w:t xml:space="preserve"> </w:t>
      </w:r>
      <w:r w:rsidRPr="00072FCF">
        <w:t>Biểu</w:t>
      </w:r>
      <w:r>
        <w:t xml:space="preserve"> đồ usecase tổng quát</w:t>
      </w:r>
      <w:bookmarkEnd w:id="455"/>
    </w:p>
    <w:p w14:paraId="07FD124A" w14:textId="41A4903F" w:rsidR="00D12650" w:rsidRDefault="00B576FE" w:rsidP="005D646B">
      <w:pPr>
        <w:pStyle w:val="Heading3"/>
        <w:numPr>
          <w:ilvl w:val="1"/>
          <w:numId w:val="20"/>
        </w:numPr>
        <w:spacing w:before="0" w:after="0"/>
      </w:pPr>
      <w:bookmarkStart w:id="456" w:name="_Toc121066501"/>
      <w:r>
        <w:t>Đặc tả các ca sử dụng</w:t>
      </w:r>
      <w:bookmarkEnd w:id="456"/>
    </w:p>
    <w:p w14:paraId="613E87FE" w14:textId="316E7254" w:rsidR="00B576FE" w:rsidRDefault="002925D0" w:rsidP="002925D0">
      <w:pPr>
        <w:pStyle w:val="Heading4"/>
        <w:numPr>
          <w:ilvl w:val="2"/>
          <w:numId w:val="20"/>
        </w:numPr>
      </w:pPr>
      <w:bookmarkStart w:id="457" w:name="_Toc121066502"/>
      <w:r>
        <w:t>Ca sử dụng đăng nhập</w:t>
      </w:r>
      <w:bookmarkEnd w:id="457"/>
    </w:p>
    <w:p w14:paraId="1933879E" w14:textId="77777777" w:rsidR="0001757A" w:rsidRPr="00BB1521" w:rsidRDefault="0001757A" w:rsidP="0001757A">
      <w:pPr>
        <w:pStyle w:val="ListParagraph"/>
        <w:numPr>
          <w:ilvl w:val="0"/>
          <w:numId w:val="145"/>
        </w:numPr>
        <w:rPr>
          <w:b/>
        </w:rPr>
      </w:pPr>
      <w:r w:rsidRPr="00BB1521">
        <w:rPr>
          <w:b/>
        </w:rPr>
        <w:t>Mô tả tóm tắt</w:t>
      </w:r>
    </w:p>
    <w:p w14:paraId="68E67FCE" w14:textId="77777777" w:rsidR="0001757A" w:rsidRPr="00BB1521" w:rsidRDefault="0001757A" w:rsidP="0001757A">
      <w:pPr>
        <w:pStyle w:val="ListParagraph"/>
        <w:numPr>
          <w:ilvl w:val="0"/>
          <w:numId w:val="144"/>
        </w:numPr>
      </w:pPr>
      <w:r w:rsidRPr="00BB1521">
        <w:t>Tên ca sử dụng: Đăng nhập.</w:t>
      </w:r>
    </w:p>
    <w:p w14:paraId="6DC1DFA5" w14:textId="753A534D" w:rsidR="0001757A" w:rsidRPr="00BB1521" w:rsidRDefault="0001757A" w:rsidP="0001757A">
      <w:pPr>
        <w:pStyle w:val="ListParagraph"/>
        <w:numPr>
          <w:ilvl w:val="0"/>
          <w:numId w:val="144"/>
        </w:numPr>
      </w:pPr>
      <w:r w:rsidRPr="00BB1521">
        <w:t xml:space="preserve">Mục đích: Mô tả cách </w:t>
      </w:r>
      <w:r>
        <w:t>người dùng</w:t>
      </w:r>
      <w:r w:rsidRPr="00BB1521">
        <w:t xml:space="preserve"> đăng nhập vào hệ thống.</w:t>
      </w:r>
    </w:p>
    <w:p w14:paraId="41ADA6AA" w14:textId="57FCF145" w:rsidR="0001757A" w:rsidRPr="00BB1521" w:rsidRDefault="0001757A" w:rsidP="0001757A">
      <w:pPr>
        <w:pStyle w:val="ListParagraph"/>
        <w:numPr>
          <w:ilvl w:val="0"/>
          <w:numId w:val="144"/>
        </w:numPr>
      </w:pPr>
      <w:r w:rsidRPr="00BB1521">
        <w:t>Tác nhân: Người dùng</w:t>
      </w:r>
      <w:r w:rsidR="00781F86">
        <w:t xml:space="preserve"> đăng nhập.</w:t>
      </w:r>
    </w:p>
    <w:p w14:paraId="1A956747" w14:textId="77777777" w:rsidR="0001757A" w:rsidRDefault="0001757A" w:rsidP="0001757A">
      <w:pPr>
        <w:pStyle w:val="ListParagraph"/>
        <w:numPr>
          <w:ilvl w:val="0"/>
          <w:numId w:val="145"/>
        </w:numPr>
        <w:rPr>
          <w:b/>
        </w:rPr>
      </w:pPr>
      <w:r w:rsidRPr="00BB1521">
        <w:rPr>
          <w:b/>
        </w:rPr>
        <w:t>Các luồng sự kiện</w:t>
      </w:r>
    </w:p>
    <w:p w14:paraId="48FC2899" w14:textId="06E85870" w:rsidR="0001757A" w:rsidRPr="0001757A" w:rsidRDefault="0001757A" w:rsidP="0001757A">
      <w:pPr>
        <w:pStyle w:val="ListParagraph"/>
        <w:ind w:firstLine="0"/>
        <w:rPr>
          <w:b/>
        </w:rPr>
      </w:pPr>
      <w:r w:rsidRPr="00BB1521">
        <w:t>Luồng sự kiện chính:</w:t>
      </w:r>
    </w:p>
    <w:p w14:paraId="0CAE4263" w14:textId="1A7BEE77" w:rsidR="0001757A" w:rsidRPr="00BB1521" w:rsidRDefault="0001757A" w:rsidP="0001757A">
      <w:pPr>
        <w:pStyle w:val="ListParagraph"/>
        <w:numPr>
          <w:ilvl w:val="0"/>
          <w:numId w:val="144"/>
        </w:numPr>
      </w:pPr>
      <w:r w:rsidRPr="00BB1521">
        <w:t xml:space="preserve">Ca sử dụng bắt đầu khi </w:t>
      </w:r>
      <w:r>
        <w:t>người dùng</w:t>
      </w:r>
      <w:r w:rsidRPr="00BB1521">
        <w:t xml:space="preserve"> muốn đăng nhập vào hệ thống.</w:t>
      </w:r>
    </w:p>
    <w:p w14:paraId="14358A69" w14:textId="77777777" w:rsidR="0001757A" w:rsidRPr="00BB1521" w:rsidRDefault="0001757A" w:rsidP="0001757A">
      <w:pPr>
        <w:pStyle w:val="ListParagraph"/>
        <w:numPr>
          <w:ilvl w:val="0"/>
          <w:numId w:val="144"/>
        </w:numPr>
      </w:pPr>
      <w:r w:rsidRPr="00BB1521">
        <w:t>Hệ thống xác nhận tài khoản.</w:t>
      </w:r>
    </w:p>
    <w:p w14:paraId="650BABB2" w14:textId="77777777" w:rsidR="0001757A" w:rsidRPr="00BB1521" w:rsidRDefault="0001757A" w:rsidP="0001757A">
      <w:pPr>
        <w:pStyle w:val="ListParagraph"/>
        <w:numPr>
          <w:ilvl w:val="0"/>
          <w:numId w:val="144"/>
        </w:numPr>
      </w:pPr>
      <w:r w:rsidRPr="00BB1521">
        <w:t>Hệ thống ghi lại quá trình đăng nhập.</w:t>
      </w:r>
    </w:p>
    <w:p w14:paraId="6BD435DA" w14:textId="77777777" w:rsidR="00E0189D" w:rsidRDefault="0001757A" w:rsidP="0001757A">
      <w:pPr>
        <w:pStyle w:val="ListParagraph"/>
        <w:numPr>
          <w:ilvl w:val="0"/>
          <w:numId w:val="145"/>
        </w:numPr>
        <w:rPr>
          <w:b/>
        </w:rPr>
      </w:pPr>
      <w:r w:rsidRPr="00BB1521">
        <w:rPr>
          <w:b/>
        </w:rPr>
        <w:t>Tiền điều kiện</w:t>
      </w:r>
    </w:p>
    <w:p w14:paraId="1E6B03BD" w14:textId="1AB7B85D" w:rsidR="002012E2" w:rsidRDefault="0001757A" w:rsidP="0004216E">
      <w:pPr>
        <w:pStyle w:val="ListParagraph"/>
        <w:ind w:firstLine="0"/>
        <w:rPr>
          <w:b/>
        </w:rPr>
      </w:pPr>
      <w:r w:rsidRPr="00BB1521">
        <w:t xml:space="preserve">Người dùng cần có tài khoản </w:t>
      </w:r>
      <w:r w:rsidR="00E0189D">
        <w:t>của phần mềm.</w:t>
      </w:r>
    </w:p>
    <w:p w14:paraId="6C8486AA" w14:textId="77777777" w:rsidR="0004216E" w:rsidRDefault="0004216E">
      <w:pPr>
        <w:spacing w:line="240" w:lineRule="auto"/>
        <w:ind w:firstLine="0"/>
        <w:jc w:val="left"/>
        <w:rPr>
          <w:b/>
        </w:rPr>
      </w:pPr>
      <w:r>
        <w:rPr>
          <w:b/>
        </w:rPr>
        <w:br w:type="page"/>
      </w:r>
    </w:p>
    <w:p w14:paraId="4EF55245" w14:textId="03A50384" w:rsidR="0001757A" w:rsidRPr="00BB1521" w:rsidRDefault="0001757A" w:rsidP="0001757A">
      <w:pPr>
        <w:pStyle w:val="ListParagraph"/>
        <w:numPr>
          <w:ilvl w:val="0"/>
          <w:numId w:val="145"/>
        </w:numPr>
        <w:rPr>
          <w:b/>
        </w:rPr>
      </w:pPr>
      <w:r w:rsidRPr="00BB1521">
        <w:rPr>
          <w:b/>
        </w:rPr>
        <w:lastRenderedPageBreak/>
        <w:t>Hậu điều kiện</w:t>
      </w:r>
    </w:p>
    <w:p w14:paraId="3461EEEB" w14:textId="0C360AB8" w:rsidR="0001757A" w:rsidRDefault="0001757A" w:rsidP="0001757A">
      <w:r w:rsidRPr="00E20717">
        <w:t>Nếu việ</w:t>
      </w:r>
      <w:r w:rsidR="00E0189D">
        <w:t>c đăng nhập thành công, người</w:t>
      </w:r>
      <w:r w:rsidRPr="00E20717">
        <w:t xml:space="preserve"> sẽ đăng nhập được vào hệ thống.</w:t>
      </w:r>
    </w:p>
    <w:p w14:paraId="1045E314" w14:textId="67448EEC" w:rsidR="00E0189D" w:rsidRDefault="001D3CF6" w:rsidP="001D3CF6">
      <w:pPr>
        <w:pStyle w:val="Heading4"/>
        <w:numPr>
          <w:ilvl w:val="2"/>
          <w:numId w:val="20"/>
        </w:numPr>
      </w:pPr>
      <w:bookmarkStart w:id="458" w:name="_Toc121066503"/>
      <w:r>
        <w:t>Ca sử dụng đăng ký</w:t>
      </w:r>
      <w:bookmarkEnd w:id="458"/>
    </w:p>
    <w:p w14:paraId="43C3861A" w14:textId="77777777" w:rsidR="001D3CF6" w:rsidRPr="00303847" w:rsidRDefault="001D3CF6" w:rsidP="001D3CF6">
      <w:pPr>
        <w:pStyle w:val="ListParagraph"/>
        <w:numPr>
          <w:ilvl w:val="0"/>
          <w:numId w:val="147"/>
        </w:numPr>
        <w:rPr>
          <w:b/>
          <w:color w:val="0D0D0D" w:themeColor="text1" w:themeTint="F2"/>
        </w:rPr>
      </w:pPr>
      <w:r>
        <w:rPr>
          <w:b/>
          <w:color w:val="0D0D0D" w:themeColor="text1" w:themeTint="F2"/>
        </w:rPr>
        <w:t>Mô tả tóm tắt</w:t>
      </w:r>
    </w:p>
    <w:p w14:paraId="3EFC5F33" w14:textId="77777777" w:rsidR="001D3CF6" w:rsidRPr="00303847" w:rsidRDefault="001D3CF6" w:rsidP="001D3CF6">
      <w:pPr>
        <w:pStyle w:val="ListParagraph"/>
        <w:numPr>
          <w:ilvl w:val="0"/>
          <w:numId w:val="146"/>
        </w:numPr>
        <w:rPr>
          <w:color w:val="0D0D0D" w:themeColor="text1" w:themeTint="F2"/>
        </w:rPr>
      </w:pPr>
      <w:r w:rsidRPr="00303847">
        <w:rPr>
          <w:color w:val="0D0D0D" w:themeColor="text1" w:themeTint="F2"/>
        </w:rPr>
        <w:t>Tên ca sử dụng: Đăng ký.</w:t>
      </w:r>
    </w:p>
    <w:p w14:paraId="72DCF380" w14:textId="2559B6CD" w:rsidR="001D3CF6" w:rsidRPr="00303847" w:rsidRDefault="001D3CF6" w:rsidP="001D3CF6">
      <w:pPr>
        <w:pStyle w:val="ListParagraph"/>
        <w:numPr>
          <w:ilvl w:val="0"/>
          <w:numId w:val="146"/>
        </w:numPr>
        <w:contextualSpacing/>
        <w:rPr>
          <w:color w:val="0D0D0D" w:themeColor="text1" w:themeTint="F2"/>
        </w:rPr>
      </w:pPr>
      <w:r w:rsidRPr="00303847">
        <w:rPr>
          <w:color w:val="0D0D0D" w:themeColor="text1" w:themeTint="F2"/>
        </w:rPr>
        <w:t xml:space="preserve">Mục đích: tạo tài khoản để </w:t>
      </w:r>
      <w:r>
        <w:rPr>
          <w:color w:val="0D0D0D" w:themeColor="text1" w:themeTint="F2"/>
        </w:rPr>
        <w:t xml:space="preserve">người dùng </w:t>
      </w:r>
      <w:r w:rsidRPr="00303847">
        <w:rPr>
          <w:color w:val="0D0D0D" w:themeColor="text1" w:themeTint="F2"/>
        </w:rPr>
        <w:t>đăng nhập.</w:t>
      </w:r>
    </w:p>
    <w:p w14:paraId="21767CBF" w14:textId="001A23ED" w:rsidR="001D3CF6" w:rsidRPr="00303847" w:rsidRDefault="001D3CF6" w:rsidP="001D3CF6">
      <w:pPr>
        <w:pStyle w:val="ListParagraph"/>
        <w:numPr>
          <w:ilvl w:val="0"/>
          <w:numId w:val="146"/>
        </w:numPr>
        <w:contextualSpacing/>
        <w:rPr>
          <w:color w:val="0D0D0D" w:themeColor="text1" w:themeTint="F2"/>
        </w:rPr>
      </w:pPr>
      <w:r w:rsidRPr="00303847">
        <w:rPr>
          <w:color w:val="0D0D0D" w:themeColor="text1" w:themeTint="F2"/>
        </w:rPr>
        <w:t xml:space="preserve">Tác nhân: </w:t>
      </w:r>
      <w:r>
        <w:rPr>
          <w:color w:val="0D0D0D" w:themeColor="text1" w:themeTint="F2"/>
        </w:rPr>
        <w:t>người dùng</w:t>
      </w:r>
    </w:p>
    <w:p w14:paraId="5810EE9C" w14:textId="77777777" w:rsidR="00781F86" w:rsidRDefault="001D3CF6" w:rsidP="001D3CF6">
      <w:pPr>
        <w:pStyle w:val="ListParagraph"/>
        <w:numPr>
          <w:ilvl w:val="0"/>
          <w:numId w:val="147"/>
        </w:numPr>
        <w:rPr>
          <w:b/>
          <w:color w:val="0D0D0D" w:themeColor="text1" w:themeTint="F2"/>
        </w:rPr>
      </w:pPr>
      <w:r>
        <w:rPr>
          <w:b/>
          <w:color w:val="0D0D0D" w:themeColor="text1" w:themeTint="F2"/>
        </w:rPr>
        <w:t>Các luồng sự kiện</w:t>
      </w:r>
    </w:p>
    <w:p w14:paraId="63E69CCB" w14:textId="30AC2B96" w:rsidR="001D3CF6" w:rsidRPr="00781F86" w:rsidRDefault="001D3CF6" w:rsidP="00781F86">
      <w:pPr>
        <w:pStyle w:val="ListParagraph"/>
        <w:ind w:firstLine="0"/>
        <w:rPr>
          <w:b/>
          <w:color w:val="0D0D0D" w:themeColor="text1" w:themeTint="F2"/>
        </w:rPr>
      </w:pPr>
      <w:r w:rsidRPr="00781F86">
        <w:rPr>
          <w:color w:val="0D0D0D" w:themeColor="text1" w:themeTint="F2"/>
        </w:rPr>
        <w:t>Luồng sự kiện chính:</w:t>
      </w:r>
    </w:p>
    <w:p w14:paraId="211A0512" w14:textId="3DB7AE67" w:rsidR="001D3CF6" w:rsidRPr="00303847" w:rsidRDefault="001D3CF6" w:rsidP="001D3CF6">
      <w:pPr>
        <w:pStyle w:val="ListParagraph"/>
        <w:numPr>
          <w:ilvl w:val="0"/>
          <w:numId w:val="144"/>
        </w:numPr>
        <w:contextualSpacing/>
        <w:rPr>
          <w:color w:val="0D0D0D" w:themeColor="text1" w:themeTint="F2"/>
        </w:rPr>
      </w:pPr>
      <w:r w:rsidRPr="00303847">
        <w:rPr>
          <w:color w:val="0D0D0D" w:themeColor="text1" w:themeTint="F2"/>
        </w:rPr>
        <w:t xml:space="preserve">Ca sử dụng bắt đầu khi người dùng muốn tạo tài khoản để đăng nhập vào </w:t>
      </w:r>
      <w:r w:rsidR="00781F86">
        <w:rPr>
          <w:color w:val="0D0D0D" w:themeColor="text1" w:themeTint="F2"/>
        </w:rPr>
        <w:t>phần mềm.</w:t>
      </w:r>
    </w:p>
    <w:p w14:paraId="7E413789" w14:textId="1DC7CDAB" w:rsidR="001D3CF6" w:rsidRPr="005D646B" w:rsidRDefault="00812AF8" w:rsidP="001D3CF6">
      <w:pPr>
        <w:pStyle w:val="ListParagraph"/>
        <w:numPr>
          <w:ilvl w:val="0"/>
          <w:numId w:val="144"/>
        </w:numPr>
        <w:contextualSpacing/>
        <w:rPr>
          <w:color w:val="0D0D0D" w:themeColor="text1" w:themeTint="F2"/>
          <w:szCs w:val="26"/>
        </w:rPr>
      </w:pPr>
      <w:r w:rsidRPr="005D646B">
        <w:rPr>
          <w:color w:val="0D0D0D" w:themeColor="text1" w:themeTint="F2"/>
          <w:szCs w:val="26"/>
        </w:rPr>
        <w:t>Phần mềm</w:t>
      </w:r>
      <w:r w:rsidR="001D3CF6" w:rsidRPr="005D646B">
        <w:rPr>
          <w:color w:val="0D0D0D" w:themeColor="text1" w:themeTint="F2"/>
          <w:szCs w:val="26"/>
        </w:rPr>
        <w:t xml:space="preserve"> yêu cầu người dùng phải nhập tên và mật khẩu để đăng ký tài khoản.</w:t>
      </w:r>
    </w:p>
    <w:p w14:paraId="26FC8539" w14:textId="4D14BDB5" w:rsidR="001D3CF6" w:rsidRPr="005D646B" w:rsidRDefault="001D3CF6" w:rsidP="001D3CF6">
      <w:pPr>
        <w:pStyle w:val="ListParagraph"/>
        <w:numPr>
          <w:ilvl w:val="0"/>
          <w:numId w:val="144"/>
        </w:numPr>
        <w:contextualSpacing/>
        <w:rPr>
          <w:color w:val="0D0D0D" w:themeColor="text1" w:themeTint="F2"/>
          <w:szCs w:val="26"/>
        </w:rPr>
      </w:pPr>
      <w:r w:rsidRPr="005D646B">
        <w:rPr>
          <w:color w:val="0D0D0D" w:themeColor="text1" w:themeTint="F2"/>
          <w:szCs w:val="26"/>
        </w:rPr>
        <w:t xml:space="preserve">Đăng ký thành công thì người dùng có thể đăng nhập </w:t>
      </w:r>
      <w:r w:rsidR="00812AF8" w:rsidRPr="005D646B">
        <w:rPr>
          <w:color w:val="0D0D0D" w:themeColor="text1" w:themeTint="F2"/>
          <w:szCs w:val="26"/>
        </w:rPr>
        <w:t>vào phần mềm</w:t>
      </w:r>
      <w:r w:rsidRPr="005D646B">
        <w:rPr>
          <w:color w:val="0D0D0D" w:themeColor="text1" w:themeTint="F2"/>
          <w:szCs w:val="26"/>
        </w:rPr>
        <w:t xml:space="preserve">. </w:t>
      </w:r>
    </w:p>
    <w:p w14:paraId="5EA39C9D" w14:textId="77777777" w:rsidR="00812AF8" w:rsidRPr="005D646B" w:rsidRDefault="001D3CF6" w:rsidP="001D3CF6">
      <w:pPr>
        <w:pStyle w:val="ListParagraph"/>
        <w:numPr>
          <w:ilvl w:val="0"/>
          <w:numId w:val="147"/>
        </w:numPr>
        <w:rPr>
          <w:b/>
          <w:color w:val="0D0D0D" w:themeColor="text1" w:themeTint="F2"/>
          <w:szCs w:val="26"/>
        </w:rPr>
      </w:pPr>
      <w:r w:rsidRPr="005D646B">
        <w:rPr>
          <w:b/>
          <w:color w:val="0D0D0D" w:themeColor="text1" w:themeTint="F2"/>
          <w:szCs w:val="26"/>
        </w:rPr>
        <w:t>Tiền điều kiện</w:t>
      </w:r>
    </w:p>
    <w:p w14:paraId="5FD37FF7" w14:textId="62908DFA" w:rsidR="001D3CF6" w:rsidRPr="005D646B" w:rsidRDefault="001D3CF6" w:rsidP="00812AF8">
      <w:pPr>
        <w:pStyle w:val="ListParagraph"/>
        <w:ind w:firstLine="0"/>
        <w:rPr>
          <w:b/>
          <w:color w:val="0D0D0D" w:themeColor="text1" w:themeTint="F2"/>
          <w:szCs w:val="26"/>
        </w:rPr>
      </w:pPr>
      <w:r w:rsidRPr="005D646B">
        <w:rPr>
          <w:color w:val="0D0D0D" w:themeColor="text1" w:themeTint="F2"/>
          <w:szCs w:val="26"/>
        </w:rPr>
        <w:t>Không có.</w:t>
      </w:r>
    </w:p>
    <w:p w14:paraId="410C3D05" w14:textId="77777777" w:rsidR="00C667DC" w:rsidRPr="005D646B" w:rsidRDefault="001D3CF6" w:rsidP="00C667DC">
      <w:pPr>
        <w:pStyle w:val="ListParagraph"/>
        <w:numPr>
          <w:ilvl w:val="0"/>
          <w:numId w:val="147"/>
        </w:numPr>
        <w:rPr>
          <w:b/>
          <w:color w:val="0D0D0D" w:themeColor="text1" w:themeTint="F2"/>
          <w:szCs w:val="26"/>
        </w:rPr>
      </w:pPr>
      <w:r w:rsidRPr="005D646B">
        <w:rPr>
          <w:b/>
          <w:color w:val="0D0D0D" w:themeColor="text1" w:themeTint="F2"/>
          <w:szCs w:val="26"/>
        </w:rPr>
        <w:t>Hậu điều kiện</w:t>
      </w:r>
    </w:p>
    <w:p w14:paraId="0AEF0A76" w14:textId="1C82E605" w:rsidR="005D646B" w:rsidRPr="005D646B" w:rsidRDefault="001D3CF6" w:rsidP="005D646B">
      <w:pPr>
        <w:rPr>
          <w:b/>
          <w:szCs w:val="26"/>
        </w:rPr>
      </w:pPr>
      <w:r w:rsidRPr="005D646B">
        <w:rPr>
          <w:szCs w:val="26"/>
        </w:rPr>
        <w:t xml:space="preserve">Khi người dùng đăng ký thành công, người dùng sẽ có tài khoản để đăng nhập vào </w:t>
      </w:r>
      <w:r w:rsidR="00812AF8" w:rsidRPr="005D646B">
        <w:rPr>
          <w:szCs w:val="26"/>
        </w:rPr>
        <w:t>phần mềm</w:t>
      </w:r>
      <w:r w:rsidRPr="005D646B">
        <w:rPr>
          <w:szCs w:val="26"/>
        </w:rPr>
        <w:t>.</w:t>
      </w:r>
    </w:p>
    <w:p w14:paraId="466F96C5" w14:textId="264046F6" w:rsidR="00357A4D" w:rsidRDefault="00357A4D" w:rsidP="00357A4D">
      <w:pPr>
        <w:pStyle w:val="Heading4"/>
        <w:numPr>
          <w:ilvl w:val="2"/>
          <w:numId w:val="20"/>
        </w:numPr>
      </w:pPr>
      <w:bookmarkStart w:id="459" w:name="_Toc121066504"/>
      <w:r>
        <w:t>Ca sử dụng quản lý tập ghi chú</w:t>
      </w:r>
      <w:bookmarkEnd w:id="459"/>
    </w:p>
    <w:p w14:paraId="5E31689B" w14:textId="54433FE3" w:rsidR="00357A4D" w:rsidRDefault="00C667DC" w:rsidP="00357A4D">
      <w:pPr>
        <w:pStyle w:val="ListParagraph"/>
        <w:numPr>
          <w:ilvl w:val="0"/>
          <w:numId w:val="148"/>
        </w:numPr>
        <w:ind w:left="709"/>
        <w:rPr>
          <w:b/>
        </w:rPr>
      </w:pPr>
      <w:r>
        <w:rPr>
          <w:b/>
        </w:rPr>
        <w:t>Mô tả tóm tắt</w:t>
      </w:r>
    </w:p>
    <w:p w14:paraId="32F6CA72" w14:textId="1E23F9BD" w:rsidR="00C667DC" w:rsidRPr="00C667DC" w:rsidRDefault="00C667DC" w:rsidP="00C667DC">
      <w:pPr>
        <w:pStyle w:val="ListParagraph"/>
        <w:numPr>
          <w:ilvl w:val="0"/>
          <w:numId w:val="144"/>
        </w:numPr>
        <w:rPr>
          <w:b/>
        </w:rPr>
      </w:pPr>
      <w:r>
        <w:t>Tên ca sử dụng: quản lý tập ghi chú</w:t>
      </w:r>
    </w:p>
    <w:p w14:paraId="65307810" w14:textId="7EF0B80B" w:rsidR="00C667DC" w:rsidRPr="00C667DC" w:rsidRDefault="00C667DC" w:rsidP="00C667DC">
      <w:pPr>
        <w:pStyle w:val="ListParagraph"/>
        <w:numPr>
          <w:ilvl w:val="0"/>
          <w:numId w:val="144"/>
        </w:numPr>
        <w:rPr>
          <w:b/>
        </w:rPr>
      </w:pPr>
      <w:r>
        <w:t>Mục đích: ca sử dụng này cho phép người dùng quản lý tập ghi chú</w:t>
      </w:r>
    </w:p>
    <w:p w14:paraId="73D171E8" w14:textId="504B4497" w:rsidR="00C667DC" w:rsidRDefault="00C667DC" w:rsidP="00C667DC">
      <w:pPr>
        <w:pStyle w:val="ListParagraph"/>
        <w:numPr>
          <w:ilvl w:val="0"/>
          <w:numId w:val="144"/>
        </w:numPr>
        <w:rPr>
          <w:b/>
        </w:rPr>
      </w:pPr>
      <w:r>
        <w:t xml:space="preserve">Tác nhân: </w:t>
      </w:r>
      <w:r w:rsidR="00924984">
        <w:t>Người dùng</w:t>
      </w:r>
    </w:p>
    <w:p w14:paraId="709602CD" w14:textId="108154F9" w:rsidR="00C667DC" w:rsidRDefault="00C667DC" w:rsidP="00357A4D">
      <w:pPr>
        <w:pStyle w:val="ListParagraph"/>
        <w:numPr>
          <w:ilvl w:val="0"/>
          <w:numId w:val="148"/>
        </w:numPr>
        <w:ind w:left="709"/>
        <w:rPr>
          <w:b/>
        </w:rPr>
      </w:pPr>
      <w:r>
        <w:rPr>
          <w:b/>
        </w:rPr>
        <w:t>Các luồng sự kiện</w:t>
      </w:r>
    </w:p>
    <w:p w14:paraId="4CA5A0BC" w14:textId="7559E12F" w:rsidR="00924984" w:rsidRDefault="00924984" w:rsidP="00924984">
      <w:pPr>
        <w:pStyle w:val="ListParagraph"/>
        <w:ind w:left="709" w:firstLine="0"/>
      </w:pPr>
      <w:r>
        <w:t>Luồng sự kiện chính:</w:t>
      </w:r>
    </w:p>
    <w:p w14:paraId="1420B5FF" w14:textId="364D92EF" w:rsidR="00924984" w:rsidRDefault="00924984" w:rsidP="00924984">
      <w:pPr>
        <w:pStyle w:val="ListParagraph"/>
        <w:numPr>
          <w:ilvl w:val="0"/>
          <w:numId w:val="144"/>
        </w:numPr>
      </w:pPr>
      <w:r>
        <w:t>Ca sử dụng được thực hiện khi người dùng muốn quản lý tập ghi chú</w:t>
      </w:r>
    </w:p>
    <w:p w14:paraId="590AA5D4" w14:textId="0E0300E2" w:rsidR="00D9538E" w:rsidRDefault="005F102C" w:rsidP="00924984">
      <w:pPr>
        <w:pStyle w:val="ListParagraph"/>
        <w:numPr>
          <w:ilvl w:val="0"/>
          <w:numId w:val="144"/>
        </w:numPr>
      </w:pPr>
      <w:r>
        <w:t>Người dùng có thể thêm, sửa, xóa todolist, chia sẻ tập ghi chú, đổi tên tập ghi chú, xóa tập ghi chú, xuất tập ghi chú thành file PDF, thêm tập ghi chú mới</w:t>
      </w:r>
    </w:p>
    <w:p w14:paraId="2445A55C" w14:textId="20CB78DD" w:rsidR="005F102C" w:rsidRDefault="005F102C" w:rsidP="00924984">
      <w:pPr>
        <w:pStyle w:val="ListParagraph"/>
        <w:numPr>
          <w:ilvl w:val="0"/>
          <w:numId w:val="144"/>
        </w:numPr>
      </w:pPr>
      <w:r>
        <w:t>Hệ thống nhận yêu cầu và xử lý yêu cầu của người dùng</w:t>
      </w:r>
    </w:p>
    <w:p w14:paraId="38E8893B" w14:textId="1AB5EF85" w:rsidR="005F102C" w:rsidRDefault="001A6E00" w:rsidP="00924984">
      <w:pPr>
        <w:pStyle w:val="ListParagraph"/>
        <w:numPr>
          <w:ilvl w:val="0"/>
          <w:numId w:val="144"/>
        </w:numPr>
      </w:pPr>
      <w:r>
        <w:t>Hệ thống trở lại giao diện quản lý tập ghi chú</w:t>
      </w:r>
    </w:p>
    <w:p w14:paraId="47807998" w14:textId="77777777" w:rsidR="005D646B" w:rsidRDefault="00D9538E" w:rsidP="0004216E">
      <w:pPr>
        <w:pStyle w:val="ListParagraph"/>
        <w:keepNext/>
        <w:ind w:left="709" w:firstLine="0"/>
        <w:jc w:val="center"/>
      </w:pPr>
      <w:r w:rsidRPr="00D9538E">
        <w:rPr>
          <w:noProof/>
        </w:rPr>
        <w:lastRenderedPageBreak/>
        <w:drawing>
          <wp:inline distT="0" distB="0" distL="0" distR="0" wp14:anchorId="15F99DF5" wp14:editId="36ECE4A4">
            <wp:extent cx="4615841" cy="2966309"/>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28635" cy="2974531"/>
                    </a:xfrm>
                    <a:prstGeom prst="rect">
                      <a:avLst/>
                    </a:prstGeom>
                  </pic:spPr>
                </pic:pic>
              </a:graphicData>
            </a:graphic>
          </wp:inline>
        </w:drawing>
      </w:r>
    </w:p>
    <w:p w14:paraId="1017F558" w14:textId="4EB08FB0" w:rsidR="00924984" w:rsidRPr="00924984" w:rsidRDefault="005D646B" w:rsidP="0082773A">
      <w:pPr>
        <w:pStyle w:val="Caption"/>
      </w:pPr>
      <w:bookmarkStart w:id="460" w:name="_Toc121066674"/>
      <w:r>
        <w:t xml:space="preserve">Hình 2. </w:t>
      </w:r>
      <w:fldSimple w:instr=" SEQ Hình_2. \* ARABIC ">
        <w:r w:rsidR="0004216E">
          <w:rPr>
            <w:noProof/>
          </w:rPr>
          <w:t>2</w:t>
        </w:r>
      </w:fldSimple>
      <w:r w:rsidR="0082773A">
        <w:t xml:space="preserve"> Biểu usecase quản lý tập ghi chú</w:t>
      </w:r>
      <w:bookmarkEnd w:id="460"/>
    </w:p>
    <w:p w14:paraId="2A4656E3" w14:textId="45D4CA81" w:rsidR="00C667DC" w:rsidRDefault="00C667DC" w:rsidP="00357A4D">
      <w:pPr>
        <w:pStyle w:val="ListParagraph"/>
        <w:numPr>
          <w:ilvl w:val="0"/>
          <w:numId w:val="148"/>
        </w:numPr>
        <w:ind w:left="709"/>
        <w:rPr>
          <w:b/>
        </w:rPr>
      </w:pPr>
      <w:r>
        <w:rPr>
          <w:b/>
        </w:rPr>
        <w:t>Tiền điều kiện</w:t>
      </w:r>
    </w:p>
    <w:p w14:paraId="0F6984B8" w14:textId="74215253" w:rsidR="001A6E00" w:rsidRPr="001A6E00" w:rsidRDefault="001A6E00" w:rsidP="001A6E00">
      <w:pPr>
        <w:pStyle w:val="ListParagraph"/>
        <w:ind w:left="709" w:firstLine="0"/>
      </w:pPr>
      <w:r>
        <w:t>Người dùng đã đăng nhập vào hệ thống trước đó</w:t>
      </w:r>
    </w:p>
    <w:p w14:paraId="345E8C81" w14:textId="6C095EBE" w:rsidR="00C667DC" w:rsidRDefault="00C667DC" w:rsidP="00357A4D">
      <w:pPr>
        <w:pStyle w:val="ListParagraph"/>
        <w:numPr>
          <w:ilvl w:val="0"/>
          <w:numId w:val="148"/>
        </w:numPr>
        <w:ind w:left="709"/>
        <w:rPr>
          <w:b/>
        </w:rPr>
      </w:pPr>
      <w:r>
        <w:rPr>
          <w:b/>
        </w:rPr>
        <w:t>Hậu điều kiện</w:t>
      </w:r>
    </w:p>
    <w:p w14:paraId="3E84835A" w14:textId="2A1D59D7" w:rsidR="001A6E00" w:rsidRPr="001A6E00" w:rsidRDefault="00137450" w:rsidP="001A6E00">
      <w:pPr>
        <w:pStyle w:val="ListParagraph"/>
        <w:ind w:left="709" w:firstLine="0"/>
      </w:pPr>
      <w:r>
        <w:t>Ca sử dùng thành công, người dùng có thể quản lý tập ghi chú</w:t>
      </w:r>
    </w:p>
    <w:p w14:paraId="4C2BE7F3" w14:textId="165300B9" w:rsidR="001D3CF6" w:rsidRDefault="00192C21" w:rsidP="00192C21">
      <w:pPr>
        <w:pStyle w:val="Heading4"/>
        <w:numPr>
          <w:ilvl w:val="2"/>
          <w:numId w:val="20"/>
        </w:numPr>
      </w:pPr>
      <w:bookmarkStart w:id="461" w:name="_Toc121066505"/>
      <w:r>
        <w:t>Ca sử dụng quản lý ghi chú</w:t>
      </w:r>
      <w:bookmarkEnd w:id="461"/>
    </w:p>
    <w:p w14:paraId="094F6737" w14:textId="7B291AEA" w:rsidR="00192C21" w:rsidRDefault="00192C21" w:rsidP="00192C21">
      <w:pPr>
        <w:pStyle w:val="ListParagraph"/>
        <w:numPr>
          <w:ilvl w:val="0"/>
          <w:numId w:val="149"/>
        </w:numPr>
        <w:rPr>
          <w:b/>
        </w:rPr>
      </w:pPr>
      <w:r>
        <w:rPr>
          <w:b/>
        </w:rPr>
        <w:t>Mô tả tóm tắt</w:t>
      </w:r>
    </w:p>
    <w:p w14:paraId="72FA7558" w14:textId="54A97853" w:rsidR="00206D40" w:rsidRDefault="00206D40" w:rsidP="00206D40">
      <w:pPr>
        <w:pStyle w:val="ListParagraph"/>
        <w:numPr>
          <w:ilvl w:val="0"/>
          <w:numId w:val="144"/>
        </w:numPr>
      </w:pPr>
      <w:r>
        <w:t>Tên ca sử dụng: quản lý ghi chú</w:t>
      </w:r>
    </w:p>
    <w:p w14:paraId="0479F208" w14:textId="5C7464AC" w:rsidR="00206D40" w:rsidRDefault="00206D40" w:rsidP="00206D40">
      <w:pPr>
        <w:pStyle w:val="ListParagraph"/>
        <w:numPr>
          <w:ilvl w:val="0"/>
          <w:numId w:val="144"/>
        </w:numPr>
      </w:pPr>
      <w:r>
        <w:t xml:space="preserve">Mục đích: giúp người </w:t>
      </w:r>
      <w:r w:rsidR="00973DC1">
        <w:t xml:space="preserve">dùng </w:t>
      </w:r>
      <w:r>
        <w:t>quản lý ghi chú</w:t>
      </w:r>
    </w:p>
    <w:p w14:paraId="78471357" w14:textId="77B3F4DC" w:rsidR="00973DC1" w:rsidRPr="00206D40" w:rsidRDefault="00973DC1" w:rsidP="00206D40">
      <w:pPr>
        <w:pStyle w:val="ListParagraph"/>
        <w:numPr>
          <w:ilvl w:val="0"/>
          <w:numId w:val="144"/>
        </w:numPr>
      </w:pPr>
      <w:r>
        <w:t>Tác nhân: người dùng</w:t>
      </w:r>
    </w:p>
    <w:p w14:paraId="138CF238" w14:textId="7011FD6D" w:rsidR="00192C21" w:rsidRDefault="00192C21" w:rsidP="00192C21">
      <w:pPr>
        <w:pStyle w:val="ListParagraph"/>
        <w:numPr>
          <w:ilvl w:val="0"/>
          <w:numId w:val="149"/>
        </w:numPr>
        <w:rPr>
          <w:b/>
        </w:rPr>
      </w:pPr>
      <w:r>
        <w:rPr>
          <w:b/>
        </w:rPr>
        <w:t>Các luồng sự kiện</w:t>
      </w:r>
    </w:p>
    <w:p w14:paraId="7D3434D5" w14:textId="636E31C0" w:rsidR="00973DC1" w:rsidRDefault="007E3043" w:rsidP="00973DC1">
      <w:pPr>
        <w:pStyle w:val="ListParagraph"/>
        <w:ind w:left="1080" w:firstLine="0"/>
      </w:pPr>
      <w:r>
        <w:t>Luồng sự kiện chính</w:t>
      </w:r>
    </w:p>
    <w:p w14:paraId="157774E9" w14:textId="0F5CE8D6" w:rsidR="007E3043" w:rsidRDefault="007E3043" w:rsidP="007E3043">
      <w:pPr>
        <w:pStyle w:val="ListParagraph"/>
        <w:numPr>
          <w:ilvl w:val="0"/>
          <w:numId w:val="144"/>
        </w:numPr>
      </w:pPr>
      <w:r>
        <w:t>Luồng sự kiện bắt đầu khi người dùng muốn quản lý</w:t>
      </w:r>
      <w:r w:rsidR="002F1D48">
        <w:t xml:space="preserve"> ghi chú</w:t>
      </w:r>
    </w:p>
    <w:p w14:paraId="7A5D1D79" w14:textId="39FDB7AB" w:rsidR="002F1D48" w:rsidRDefault="002F1D48" w:rsidP="002F1D48">
      <w:pPr>
        <w:pStyle w:val="ListParagraph"/>
        <w:numPr>
          <w:ilvl w:val="0"/>
          <w:numId w:val="144"/>
        </w:numPr>
      </w:pPr>
      <w:r>
        <w:t xml:space="preserve">Người dùng có thể thêm, xóa ảnh, </w:t>
      </w:r>
      <w:r w:rsidR="004A6060">
        <w:t xml:space="preserve">thêm phát họa, sửa phát họa, xóa phát họa, chia sẽ ghi chú, thêm checkbox, sửa checkbox, xóa checkbox, </w:t>
      </w:r>
      <w:r w:rsidR="00AC181A">
        <w:t xml:space="preserve">thêm nội dung ghi chú, sửa nội dung ghi chú, xóa nội dung ghi chú, xuất ghi chú thành file PDF, thêm bảng, xóa bảng, </w:t>
      </w:r>
      <w:r w:rsidR="00253AD9">
        <w:t>sửa bảng, thêm ghi chú mới, xóa ghi chú</w:t>
      </w:r>
    </w:p>
    <w:p w14:paraId="557BEAB2" w14:textId="567AD2EE" w:rsidR="00253AD9" w:rsidRDefault="0011377A" w:rsidP="002F1D48">
      <w:pPr>
        <w:pStyle w:val="ListParagraph"/>
        <w:numPr>
          <w:ilvl w:val="0"/>
          <w:numId w:val="144"/>
        </w:numPr>
      </w:pPr>
      <w:r>
        <w:t>Hệ thống nhận yêu cầu và xử lý theo yêu cầu của người dùng</w:t>
      </w:r>
    </w:p>
    <w:p w14:paraId="40FAD053" w14:textId="7E15E060" w:rsidR="0011377A" w:rsidRDefault="0011377A" w:rsidP="002F1D48">
      <w:pPr>
        <w:pStyle w:val="ListParagraph"/>
        <w:numPr>
          <w:ilvl w:val="0"/>
          <w:numId w:val="144"/>
        </w:numPr>
      </w:pPr>
      <w:r>
        <w:t>Hệ thống trở lại giao diện quản lý ghi chú</w:t>
      </w:r>
    </w:p>
    <w:p w14:paraId="07D839B5" w14:textId="77777777" w:rsidR="0082773A" w:rsidRDefault="00253AD9" w:rsidP="0004216E">
      <w:pPr>
        <w:pStyle w:val="ListParagraph"/>
        <w:keepNext/>
        <w:ind w:hanging="436"/>
        <w:jc w:val="center"/>
      </w:pPr>
      <w:r w:rsidRPr="00253AD9">
        <w:rPr>
          <w:noProof/>
        </w:rPr>
        <w:lastRenderedPageBreak/>
        <w:drawing>
          <wp:inline distT="0" distB="0" distL="0" distR="0" wp14:anchorId="5152093D" wp14:editId="2BD5F386">
            <wp:extent cx="4888006" cy="2661139"/>
            <wp:effectExtent l="0" t="0" r="825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4237" cy="2691753"/>
                    </a:xfrm>
                    <a:prstGeom prst="rect">
                      <a:avLst/>
                    </a:prstGeom>
                  </pic:spPr>
                </pic:pic>
              </a:graphicData>
            </a:graphic>
          </wp:inline>
        </w:drawing>
      </w:r>
    </w:p>
    <w:p w14:paraId="096FC554" w14:textId="2C647CC7" w:rsidR="002F1D48" w:rsidRPr="00973DC1" w:rsidRDefault="0082773A" w:rsidP="0082773A">
      <w:pPr>
        <w:pStyle w:val="Caption"/>
        <w:spacing w:after="0"/>
      </w:pPr>
      <w:bookmarkStart w:id="462" w:name="_Toc121066675"/>
      <w:r>
        <w:t xml:space="preserve">Hình 2. </w:t>
      </w:r>
      <w:fldSimple w:instr=" SEQ Hình_2. \* ARABIC ">
        <w:r w:rsidR="0004216E">
          <w:rPr>
            <w:noProof/>
          </w:rPr>
          <w:t>3</w:t>
        </w:r>
      </w:fldSimple>
      <w:r>
        <w:t xml:space="preserve"> Biểu đồ usecase quản lý ghi chú</w:t>
      </w:r>
      <w:bookmarkEnd w:id="462"/>
    </w:p>
    <w:p w14:paraId="29E87B9F" w14:textId="0693D24E" w:rsidR="00192C21" w:rsidRDefault="00192C21" w:rsidP="00192C21">
      <w:pPr>
        <w:pStyle w:val="ListParagraph"/>
        <w:numPr>
          <w:ilvl w:val="0"/>
          <w:numId w:val="149"/>
        </w:numPr>
        <w:rPr>
          <w:b/>
        </w:rPr>
      </w:pPr>
      <w:r>
        <w:rPr>
          <w:b/>
        </w:rPr>
        <w:t>Tiền điều kiện</w:t>
      </w:r>
    </w:p>
    <w:p w14:paraId="6FF7C077" w14:textId="31379E4C" w:rsidR="0011377A" w:rsidRPr="0011377A" w:rsidRDefault="0011377A" w:rsidP="0011377A">
      <w:pPr>
        <w:pStyle w:val="ListParagraph"/>
        <w:ind w:left="1080" w:firstLine="0"/>
      </w:pPr>
      <w:r>
        <w:t>Người dùng đã đăng nhập vào hệ thống trước đó</w:t>
      </w:r>
    </w:p>
    <w:p w14:paraId="1947D889" w14:textId="7FB25708" w:rsidR="00206D40" w:rsidRDefault="00206D40" w:rsidP="00192C21">
      <w:pPr>
        <w:pStyle w:val="ListParagraph"/>
        <w:numPr>
          <w:ilvl w:val="0"/>
          <w:numId w:val="149"/>
        </w:numPr>
        <w:rPr>
          <w:b/>
        </w:rPr>
      </w:pPr>
      <w:r>
        <w:rPr>
          <w:b/>
        </w:rPr>
        <w:t>Hậu điều kiện</w:t>
      </w:r>
    </w:p>
    <w:p w14:paraId="77C1C8B6" w14:textId="4F6FFEE2" w:rsidR="0011377A" w:rsidRDefault="0011377A" w:rsidP="0011377A">
      <w:pPr>
        <w:pStyle w:val="ListParagraph"/>
        <w:ind w:left="1080" w:firstLine="0"/>
      </w:pPr>
      <w:r>
        <w:t>Ca sử dụng thành công, người dùng có thể quản lý ghi chú</w:t>
      </w:r>
    </w:p>
    <w:p w14:paraId="1691F0C2" w14:textId="2C94A24B" w:rsidR="00F06BBB" w:rsidRDefault="00F06BBB" w:rsidP="00F06BBB">
      <w:pPr>
        <w:pStyle w:val="Heading4"/>
        <w:numPr>
          <w:ilvl w:val="2"/>
          <w:numId w:val="20"/>
        </w:numPr>
      </w:pPr>
      <w:bookmarkStart w:id="463" w:name="_Toc121066506"/>
      <w:r>
        <w:t>Ca sử dụng tìm kiếm</w:t>
      </w:r>
      <w:bookmarkEnd w:id="463"/>
    </w:p>
    <w:p w14:paraId="3D78409F" w14:textId="77777777" w:rsidR="00F06BBB" w:rsidRPr="00E20717" w:rsidRDefault="00F06BBB" w:rsidP="00F06BBB">
      <w:pPr>
        <w:pStyle w:val="ListParagraph"/>
        <w:numPr>
          <w:ilvl w:val="0"/>
          <w:numId w:val="150"/>
        </w:numPr>
        <w:ind w:left="720"/>
        <w:contextualSpacing/>
        <w:jc w:val="left"/>
        <w:rPr>
          <w:b/>
          <w:bCs/>
          <w:szCs w:val="26"/>
        </w:rPr>
      </w:pPr>
      <w:r w:rsidRPr="00E20717">
        <w:rPr>
          <w:b/>
          <w:bCs/>
          <w:szCs w:val="26"/>
        </w:rPr>
        <w:t>Mô tả tóm tắt:</w:t>
      </w:r>
    </w:p>
    <w:p w14:paraId="4953E55C" w14:textId="77777777" w:rsidR="00F06BBB" w:rsidRPr="00E20717" w:rsidRDefault="00F06BBB" w:rsidP="00F06BBB">
      <w:pPr>
        <w:pStyle w:val="ListParagraph"/>
        <w:numPr>
          <w:ilvl w:val="0"/>
          <w:numId w:val="151"/>
        </w:numPr>
        <w:contextualSpacing/>
        <w:rPr>
          <w:szCs w:val="26"/>
        </w:rPr>
      </w:pPr>
      <w:r w:rsidRPr="00E20717">
        <w:rPr>
          <w:szCs w:val="26"/>
        </w:rPr>
        <w:t>Tên ca sử dụng: Tìm kiếm.</w:t>
      </w:r>
    </w:p>
    <w:p w14:paraId="3292CCD8" w14:textId="593F7538" w:rsidR="00F06BBB" w:rsidRPr="00E20717" w:rsidRDefault="00F06BBB" w:rsidP="00F06BBB">
      <w:pPr>
        <w:pStyle w:val="ListParagraph"/>
        <w:numPr>
          <w:ilvl w:val="0"/>
          <w:numId w:val="151"/>
        </w:numPr>
        <w:contextualSpacing/>
        <w:rPr>
          <w:szCs w:val="26"/>
        </w:rPr>
      </w:pPr>
      <w:r w:rsidRPr="00E20717">
        <w:rPr>
          <w:szCs w:val="26"/>
        </w:rPr>
        <w:t xml:space="preserve">Mục đích: Ca sử dụng này cho phép người dùng </w:t>
      </w:r>
      <w:r w:rsidR="004408A3">
        <w:rPr>
          <w:szCs w:val="26"/>
        </w:rPr>
        <w:t>có thể tra cứu các thông tin về ghi chú</w:t>
      </w:r>
    </w:p>
    <w:p w14:paraId="20778CED" w14:textId="05F38B92" w:rsidR="0082773A" w:rsidRPr="00C54FE1" w:rsidRDefault="00F06BBB" w:rsidP="00C54FE1">
      <w:pPr>
        <w:pStyle w:val="ListParagraph"/>
        <w:numPr>
          <w:ilvl w:val="0"/>
          <w:numId w:val="151"/>
        </w:numPr>
        <w:contextualSpacing/>
        <w:rPr>
          <w:szCs w:val="26"/>
        </w:rPr>
      </w:pPr>
      <w:r w:rsidRPr="00E20717">
        <w:rPr>
          <w:szCs w:val="26"/>
        </w:rPr>
        <w:t>Tác nhân: Người dùng.</w:t>
      </w:r>
    </w:p>
    <w:p w14:paraId="443A6071" w14:textId="2042099D" w:rsidR="004408A3" w:rsidRDefault="00F06BBB" w:rsidP="00F06BBB">
      <w:pPr>
        <w:pStyle w:val="ListParagraph"/>
        <w:numPr>
          <w:ilvl w:val="0"/>
          <w:numId w:val="150"/>
        </w:numPr>
        <w:ind w:left="720"/>
        <w:contextualSpacing/>
        <w:jc w:val="left"/>
        <w:rPr>
          <w:b/>
          <w:bCs/>
          <w:szCs w:val="26"/>
        </w:rPr>
      </w:pPr>
      <w:r w:rsidRPr="00E20717">
        <w:rPr>
          <w:b/>
          <w:bCs/>
          <w:szCs w:val="26"/>
        </w:rPr>
        <w:t>Các luồng sự kiện:</w:t>
      </w:r>
    </w:p>
    <w:p w14:paraId="5995B4D5" w14:textId="5D814B80" w:rsidR="00F06BBB" w:rsidRPr="004408A3" w:rsidRDefault="00F06BBB" w:rsidP="004408A3">
      <w:pPr>
        <w:pStyle w:val="ListParagraph"/>
        <w:ind w:firstLine="0"/>
        <w:contextualSpacing/>
        <w:jc w:val="left"/>
        <w:rPr>
          <w:b/>
          <w:bCs/>
          <w:szCs w:val="26"/>
        </w:rPr>
      </w:pPr>
      <w:r w:rsidRPr="004408A3">
        <w:rPr>
          <w:szCs w:val="26"/>
        </w:rPr>
        <w:t>Luồng sự kiện chính:</w:t>
      </w:r>
    </w:p>
    <w:p w14:paraId="5F4744F1" w14:textId="5D2FCAAF" w:rsidR="00F06BBB" w:rsidRPr="00E20717" w:rsidRDefault="00F06BBB" w:rsidP="001E58CE">
      <w:pPr>
        <w:pStyle w:val="ListParagraph"/>
        <w:numPr>
          <w:ilvl w:val="0"/>
          <w:numId w:val="152"/>
        </w:numPr>
      </w:pPr>
      <w:r w:rsidRPr="00E20717">
        <w:t xml:space="preserve">Ca sử dụng này bắt đầu khi người dung muốn tìm kiếm thông tin </w:t>
      </w:r>
      <w:r w:rsidR="001E58CE">
        <w:t>các ghi chú</w:t>
      </w:r>
    </w:p>
    <w:p w14:paraId="4C2CAB2A" w14:textId="77777777" w:rsidR="00F06BBB" w:rsidRPr="00E20717" w:rsidRDefault="00F06BBB" w:rsidP="00F06BBB">
      <w:pPr>
        <w:pStyle w:val="ListParagraph"/>
        <w:numPr>
          <w:ilvl w:val="0"/>
          <w:numId w:val="152"/>
        </w:numPr>
        <w:jc w:val="left"/>
      </w:pPr>
      <w:r w:rsidRPr="00E20717">
        <w:t>Hệ thống hiển thị các lựa chọn.</w:t>
      </w:r>
    </w:p>
    <w:p w14:paraId="2838B4B8" w14:textId="72395450" w:rsidR="00F06BBB" w:rsidRPr="001E58CE" w:rsidRDefault="00F06BBB" w:rsidP="001E58CE">
      <w:pPr>
        <w:pStyle w:val="ListParagraph"/>
        <w:numPr>
          <w:ilvl w:val="0"/>
          <w:numId w:val="152"/>
        </w:numPr>
        <w:contextualSpacing/>
        <w:rPr>
          <w:szCs w:val="26"/>
        </w:rPr>
      </w:pPr>
      <w:r w:rsidRPr="00E20717">
        <w:rPr>
          <w:szCs w:val="26"/>
        </w:rPr>
        <w:t>Hệ thống yêu cầu chọn tiêu chí tìm kiếm muốn thực hiện.</w:t>
      </w:r>
    </w:p>
    <w:p w14:paraId="2F72DE4E" w14:textId="77777777" w:rsidR="001E58CE" w:rsidRDefault="00F06BBB" w:rsidP="001E58CE">
      <w:pPr>
        <w:pStyle w:val="ListParagraph"/>
        <w:numPr>
          <w:ilvl w:val="0"/>
          <w:numId w:val="150"/>
        </w:numPr>
        <w:ind w:left="709"/>
        <w:contextualSpacing/>
        <w:rPr>
          <w:b/>
          <w:bCs/>
          <w:szCs w:val="26"/>
        </w:rPr>
      </w:pPr>
      <w:r w:rsidRPr="00E20717">
        <w:rPr>
          <w:b/>
          <w:bCs/>
          <w:szCs w:val="26"/>
        </w:rPr>
        <w:t>Tiền điều kiện:</w:t>
      </w:r>
    </w:p>
    <w:p w14:paraId="4247C0F3" w14:textId="25BBC49F" w:rsidR="001E58CE" w:rsidRPr="001E58CE" w:rsidRDefault="001E58CE" w:rsidP="001E58CE">
      <w:pPr>
        <w:pStyle w:val="ListParagraph"/>
        <w:ind w:left="709" w:firstLine="0"/>
        <w:contextualSpacing/>
        <w:rPr>
          <w:b/>
          <w:bCs/>
          <w:szCs w:val="26"/>
        </w:rPr>
      </w:pPr>
      <w:r>
        <w:t>Người dùng đã đăng nhập vào hệ thống trước đó</w:t>
      </w:r>
    </w:p>
    <w:p w14:paraId="374F11D7" w14:textId="77777777" w:rsidR="00F06BBB" w:rsidRPr="00E20717" w:rsidRDefault="00F06BBB" w:rsidP="00F06BBB">
      <w:pPr>
        <w:pStyle w:val="ListParagraph"/>
        <w:numPr>
          <w:ilvl w:val="0"/>
          <w:numId w:val="150"/>
        </w:numPr>
        <w:tabs>
          <w:tab w:val="left" w:pos="284"/>
        </w:tabs>
        <w:ind w:left="709" w:hanging="425"/>
        <w:contextualSpacing/>
        <w:rPr>
          <w:b/>
          <w:bCs/>
          <w:szCs w:val="26"/>
        </w:rPr>
      </w:pPr>
      <w:r w:rsidRPr="00E20717">
        <w:rPr>
          <w:b/>
          <w:bCs/>
          <w:szCs w:val="26"/>
        </w:rPr>
        <w:t>Hậu điều kiện:</w:t>
      </w:r>
    </w:p>
    <w:p w14:paraId="3AD44E74" w14:textId="5F3A90D7" w:rsidR="00C80352" w:rsidRDefault="00F06BBB" w:rsidP="00C80352">
      <w:r w:rsidRPr="00E20717">
        <w:t xml:space="preserve">Nếu ca sử dụng này được thực hiện thành công, kết quả tìm kiếm về các </w:t>
      </w:r>
      <w:r w:rsidR="001E58CE">
        <w:t xml:space="preserve">ghi chú </w:t>
      </w:r>
      <w:r w:rsidRPr="00E20717">
        <w:t>được hiển thị ra mà hình.</w:t>
      </w:r>
    </w:p>
    <w:p w14:paraId="5A5AF79D" w14:textId="30C4A158" w:rsidR="001548BF" w:rsidRDefault="001548BF" w:rsidP="0082773A">
      <w:pPr>
        <w:pStyle w:val="Heading2"/>
        <w:numPr>
          <w:ilvl w:val="0"/>
          <w:numId w:val="20"/>
        </w:numPr>
        <w:spacing w:before="0"/>
      </w:pPr>
      <w:bookmarkStart w:id="464" w:name="_Toc121066507"/>
      <w:r>
        <w:lastRenderedPageBreak/>
        <w:t>Biểu đồ lớp</w:t>
      </w:r>
      <w:bookmarkEnd w:id="464"/>
    </w:p>
    <w:p w14:paraId="573113C9" w14:textId="77777777" w:rsidR="0004216E" w:rsidRDefault="001548BF" w:rsidP="0004216E">
      <w:pPr>
        <w:keepNext/>
        <w:jc w:val="center"/>
      </w:pPr>
      <w:r w:rsidRPr="001548BF">
        <w:rPr>
          <w:noProof/>
        </w:rPr>
        <w:drawing>
          <wp:inline distT="0" distB="0" distL="0" distR="0" wp14:anchorId="7F486B6B" wp14:editId="233B713A">
            <wp:extent cx="4591917" cy="291904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94755" cy="2920850"/>
                    </a:xfrm>
                    <a:prstGeom prst="rect">
                      <a:avLst/>
                    </a:prstGeom>
                  </pic:spPr>
                </pic:pic>
              </a:graphicData>
            </a:graphic>
          </wp:inline>
        </w:drawing>
      </w:r>
    </w:p>
    <w:p w14:paraId="026E7BA6" w14:textId="6F0C17D4" w:rsidR="001548BF" w:rsidRPr="001548BF" w:rsidRDefault="0004216E" w:rsidP="0004216E">
      <w:pPr>
        <w:pStyle w:val="Caption"/>
      </w:pPr>
      <w:bookmarkStart w:id="465" w:name="_Toc121066676"/>
      <w:r>
        <w:t xml:space="preserve">Hình 2. </w:t>
      </w:r>
      <w:fldSimple w:instr=" SEQ Hình_2. \* ARABIC ">
        <w:r>
          <w:rPr>
            <w:noProof/>
          </w:rPr>
          <w:t>4</w:t>
        </w:r>
      </w:fldSimple>
      <w:r>
        <w:t xml:space="preserve"> Biểu đồ lớp</w:t>
      </w:r>
      <w:bookmarkEnd w:id="465"/>
    </w:p>
    <w:p w14:paraId="64D36444" w14:textId="5B40A731" w:rsidR="00C80352" w:rsidRDefault="00C80352" w:rsidP="0082773A">
      <w:pPr>
        <w:pStyle w:val="Heading2"/>
        <w:numPr>
          <w:ilvl w:val="0"/>
          <w:numId w:val="20"/>
        </w:numPr>
        <w:spacing w:before="0"/>
      </w:pPr>
      <w:bookmarkStart w:id="466" w:name="_Toc121066508"/>
      <w:r>
        <w:t>Biểu đồ tuần tự</w:t>
      </w:r>
      <w:bookmarkEnd w:id="466"/>
    </w:p>
    <w:p w14:paraId="6B2FBF72" w14:textId="6C3FC1C8" w:rsidR="0082773A" w:rsidRPr="0082773A" w:rsidRDefault="00C80352" w:rsidP="0082773A">
      <w:pPr>
        <w:pStyle w:val="Heading3"/>
        <w:numPr>
          <w:ilvl w:val="1"/>
          <w:numId w:val="20"/>
        </w:numPr>
        <w:spacing w:before="0"/>
      </w:pPr>
      <w:bookmarkStart w:id="467" w:name="_Toc121066509"/>
      <w:r>
        <w:t>Biểu đồ tuần tự</w:t>
      </w:r>
      <w:r w:rsidR="003A15E1">
        <w:t xml:space="preserve"> đăng nhập</w:t>
      </w:r>
      <w:bookmarkEnd w:id="467"/>
    </w:p>
    <w:p w14:paraId="4F19C1FA" w14:textId="77777777" w:rsidR="0082773A" w:rsidRDefault="003A15E1" w:rsidP="00A066A9">
      <w:pPr>
        <w:keepNext/>
        <w:spacing w:after="240"/>
        <w:ind w:firstLine="142"/>
        <w:jc w:val="center"/>
      </w:pPr>
      <w:r w:rsidRPr="003A15E1">
        <w:rPr>
          <w:noProof/>
        </w:rPr>
        <w:drawing>
          <wp:inline distT="0" distB="0" distL="0" distR="0" wp14:anchorId="003325E7" wp14:editId="7079FFE0">
            <wp:extent cx="4736123" cy="3755262"/>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62888" cy="3776484"/>
                    </a:xfrm>
                    <a:prstGeom prst="rect">
                      <a:avLst/>
                    </a:prstGeom>
                  </pic:spPr>
                </pic:pic>
              </a:graphicData>
            </a:graphic>
          </wp:inline>
        </w:drawing>
      </w:r>
    </w:p>
    <w:p w14:paraId="655882BE" w14:textId="2BAF0DA8" w:rsidR="003A15E1" w:rsidRDefault="0082773A" w:rsidP="0082773A">
      <w:pPr>
        <w:pStyle w:val="Caption"/>
      </w:pPr>
      <w:bookmarkStart w:id="468" w:name="_Toc121066677"/>
      <w:r>
        <w:t xml:space="preserve">Hình 2. </w:t>
      </w:r>
      <w:fldSimple w:instr=" SEQ Hình_2. \* ARABIC ">
        <w:r w:rsidR="0004216E">
          <w:rPr>
            <w:noProof/>
          </w:rPr>
          <w:t>5</w:t>
        </w:r>
      </w:fldSimple>
      <w:r>
        <w:t xml:space="preserve"> Biểu đồ tuần tự đăng nhập</w:t>
      </w:r>
      <w:bookmarkEnd w:id="468"/>
    </w:p>
    <w:p w14:paraId="058D02AC" w14:textId="1E352A56" w:rsidR="003A15E1" w:rsidRDefault="00A14EA1" w:rsidP="00A14EA1">
      <w:pPr>
        <w:pStyle w:val="Heading3"/>
        <w:numPr>
          <w:ilvl w:val="1"/>
          <w:numId w:val="20"/>
        </w:numPr>
      </w:pPr>
      <w:bookmarkStart w:id="469" w:name="_Toc121066510"/>
      <w:r>
        <w:lastRenderedPageBreak/>
        <w:t xml:space="preserve">Biểu đồ tuần tự quản </w:t>
      </w:r>
      <w:r w:rsidR="00DF46BB">
        <w:t>lý</w:t>
      </w:r>
      <w:r>
        <w:t xml:space="preserve"> ghi chú</w:t>
      </w:r>
      <w:bookmarkEnd w:id="469"/>
    </w:p>
    <w:p w14:paraId="6E1186F6" w14:textId="77777777" w:rsidR="0082773A" w:rsidRDefault="006E62CF" w:rsidP="00370357">
      <w:pPr>
        <w:keepNext/>
        <w:spacing w:before="240"/>
        <w:ind w:firstLine="0"/>
        <w:jc w:val="center"/>
      </w:pPr>
      <w:r w:rsidRPr="006E62CF">
        <w:rPr>
          <w:noProof/>
        </w:rPr>
        <w:drawing>
          <wp:inline distT="0" distB="0" distL="0" distR="0" wp14:anchorId="6F67DBEF" wp14:editId="5C5150C7">
            <wp:extent cx="5631255" cy="6793296"/>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68586" cy="6838331"/>
                    </a:xfrm>
                    <a:prstGeom prst="rect">
                      <a:avLst/>
                    </a:prstGeom>
                  </pic:spPr>
                </pic:pic>
              </a:graphicData>
            </a:graphic>
          </wp:inline>
        </w:drawing>
      </w:r>
    </w:p>
    <w:p w14:paraId="17AF0445" w14:textId="5FAF938B" w:rsidR="00A14EA1" w:rsidRDefault="0082773A" w:rsidP="0082773A">
      <w:pPr>
        <w:pStyle w:val="Caption"/>
      </w:pPr>
      <w:bookmarkStart w:id="470" w:name="_Toc121066678"/>
      <w:r>
        <w:t xml:space="preserve">Hình 2. </w:t>
      </w:r>
      <w:fldSimple w:instr=" SEQ Hình_2. \* ARABIC ">
        <w:r w:rsidR="0004216E">
          <w:rPr>
            <w:noProof/>
          </w:rPr>
          <w:t>6</w:t>
        </w:r>
      </w:fldSimple>
      <w:r>
        <w:t xml:space="preserve"> Biểu đồ tuần tự quản lý tập ghi chú</w:t>
      </w:r>
      <w:bookmarkEnd w:id="470"/>
    </w:p>
    <w:p w14:paraId="4870C50C" w14:textId="77777777" w:rsidR="0082773A" w:rsidRDefault="0082773A" w:rsidP="0082773A">
      <w:pPr>
        <w:pStyle w:val="Heading3"/>
        <w:numPr>
          <w:ilvl w:val="1"/>
          <w:numId w:val="20"/>
        </w:numPr>
      </w:pPr>
      <w:bookmarkStart w:id="471" w:name="_Toc121066511"/>
      <w:r>
        <w:lastRenderedPageBreak/>
        <w:t>Biểu đồ tuần tự đăng ký</w:t>
      </w:r>
      <w:bookmarkEnd w:id="471"/>
    </w:p>
    <w:p w14:paraId="766C606D" w14:textId="77777777" w:rsidR="00370357" w:rsidRDefault="0082773A" w:rsidP="00DF46BB">
      <w:pPr>
        <w:keepNext/>
        <w:spacing w:before="240"/>
        <w:jc w:val="center"/>
      </w:pPr>
      <w:r w:rsidRPr="003A15E1">
        <w:rPr>
          <w:noProof/>
        </w:rPr>
        <w:drawing>
          <wp:inline distT="0" distB="0" distL="0" distR="0" wp14:anchorId="388AD6C3" wp14:editId="415DC19E">
            <wp:extent cx="5006566" cy="2153397"/>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19956" cy="2159156"/>
                    </a:xfrm>
                    <a:prstGeom prst="rect">
                      <a:avLst/>
                    </a:prstGeom>
                  </pic:spPr>
                </pic:pic>
              </a:graphicData>
            </a:graphic>
          </wp:inline>
        </w:drawing>
      </w:r>
    </w:p>
    <w:p w14:paraId="6FDAC864" w14:textId="4B31E1AC" w:rsidR="0082773A" w:rsidRDefault="00370357" w:rsidP="00370357">
      <w:pPr>
        <w:pStyle w:val="Caption"/>
      </w:pPr>
      <w:bookmarkStart w:id="472" w:name="_Toc121066679"/>
      <w:r>
        <w:t xml:space="preserve">Hình 2. </w:t>
      </w:r>
      <w:fldSimple w:instr=" SEQ Hình_2. \* ARABIC ">
        <w:r w:rsidR="0004216E">
          <w:rPr>
            <w:noProof/>
          </w:rPr>
          <w:t>7</w:t>
        </w:r>
      </w:fldSimple>
      <w:r>
        <w:t xml:space="preserve"> Biểu đồ tuần tự đăng ký</w:t>
      </w:r>
      <w:bookmarkEnd w:id="472"/>
    </w:p>
    <w:p w14:paraId="12F2F32B" w14:textId="50E28E0C" w:rsidR="00A14EA1" w:rsidRDefault="00A14EA1" w:rsidP="00A14EA1">
      <w:pPr>
        <w:pStyle w:val="Heading3"/>
        <w:numPr>
          <w:ilvl w:val="1"/>
          <w:numId w:val="20"/>
        </w:numPr>
      </w:pPr>
      <w:bookmarkStart w:id="473" w:name="_Toc121066512"/>
      <w:r>
        <w:t>Biểu đồ tuần tự quản lý</w:t>
      </w:r>
      <w:r w:rsidR="00DF46BB">
        <w:t xml:space="preserve"> tập</w:t>
      </w:r>
      <w:r>
        <w:t xml:space="preserve"> ghi chú</w:t>
      </w:r>
      <w:bookmarkEnd w:id="473"/>
    </w:p>
    <w:p w14:paraId="48302E1C" w14:textId="77777777" w:rsidR="00DF46BB" w:rsidRDefault="006E62CF" w:rsidP="00DF46BB">
      <w:pPr>
        <w:keepNext/>
        <w:spacing w:before="240"/>
        <w:ind w:firstLine="142"/>
        <w:jc w:val="center"/>
      </w:pPr>
      <w:r w:rsidRPr="006E62CF">
        <w:rPr>
          <w:noProof/>
        </w:rPr>
        <w:drawing>
          <wp:inline distT="0" distB="0" distL="0" distR="0" wp14:anchorId="1D531757" wp14:editId="0793C7E1">
            <wp:extent cx="5431853" cy="439661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38459" cy="4401962"/>
                    </a:xfrm>
                    <a:prstGeom prst="rect">
                      <a:avLst/>
                    </a:prstGeom>
                  </pic:spPr>
                </pic:pic>
              </a:graphicData>
            </a:graphic>
          </wp:inline>
        </w:drawing>
      </w:r>
    </w:p>
    <w:p w14:paraId="06B756F1" w14:textId="150E0515" w:rsidR="00A14EA1" w:rsidRDefault="00DF46BB" w:rsidP="00DF46BB">
      <w:pPr>
        <w:pStyle w:val="Caption"/>
      </w:pPr>
      <w:bookmarkStart w:id="474" w:name="_Toc121066680"/>
      <w:r>
        <w:t xml:space="preserve">Hình 2. </w:t>
      </w:r>
      <w:fldSimple w:instr=" SEQ Hình_2. \* ARABIC ">
        <w:r w:rsidR="0004216E">
          <w:rPr>
            <w:noProof/>
          </w:rPr>
          <w:t>8</w:t>
        </w:r>
      </w:fldSimple>
      <w:r>
        <w:t xml:space="preserve"> Biểu đồ tuần tự quản lý ghi chú</w:t>
      </w:r>
      <w:bookmarkEnd w:id="474"/>
    </w:p>
    <w:p w14:paraId="4346E7FA" w14:textId="77777777" w:rsidR="006E62CF" w:rsidRPr="00A14EA1" w:rsidRDefault="006E62CF" w:rsidP="00A14EA1"/>
    <w:p w14:paraId="5D22D296" w14:textId="67800783" w:rsidR="00F06BBB" w:rsidRDefault="006E62CF" w:rsidP="006E62CF">
      <w:pPr>
        <w:pStyle w:val="Heading2"/>
        <w:numPr>
          <w:ilvl w:val="0"/>
          <w:numId w:val="20"/>
        </w:numPr>
      </w:pPr>
      <w:bookmarkStart w:id="475" w:name="_Toc121066513"/>
      <w:r>
        <w:lastRenderedPageBreak/>
        <w:t>Biểu đồ hoạt động</w:t>
      </w:r>
      <w:bookmarkEnd w:id="475"/>
    </w:p>
    <w:p w14:paraId="35AD18F0" w14:textId="6363A114" w:rsidR="006E62CF" w:rsidRDefault="009F12FF" w:rsidP="009F12FF">
      <w:pPr>
        <w:pStyle w:val="Heading3"/>
        <w:numPr>
          <w:ilvl w:val="1"/>
          <w:numId w:val="20"/>
        </w:numPr>
      </w:pPr>
      <w:bookmarkStart w:id="476" w:name="_Toc121066514"/>
      <w:r>
        <w:t>Biểu đồ hoạt động đăng nhập</w:t>
      </w:r>
      <w:bookmarkEnd w:id="476"/>
    </w:p>
    <w:p w14:paraId="03BD5E51" w14:textId="77777777" w:rsidR="00DF46BB" w:rsidRDefault="009F12FF" w:rsidP="00DF46BB">
      <w:pPr>
        <w:keepNext/>
        <w:spacing w:before="240"/>
        <w:ind w:firstLine="284"/>
        <w:jc w:val="center"/>
      </w:pPr>
      <w:r w:rsidRPr="009F12FF">
        <w:rPr>
          <w:noProof/>
        </w:rPr>
        <w:drawing>
          <wp:inline distT="0" distB="0" distL="0" distR="0" wp14:anchorId="1B6DB895" wp14:editId="21523B3F">
            <wp:extent cx="5342996" cy="56222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47955" cy="5627421"/>
                    </a:xfrm>
                    <a:prstGeom prst="rect">
                      <a:avLst/>
                    </a:prstGeom>
                  </pic:spPr>
                </pic:pic>
              </a:graphicData>
            </a:graphic>
          </wp:inline>
        </w:drawing>
      </w:r>
    </w:p>
    <w:p w14:paraId="00276F5C" w14:textId="518E3C0B" w:rsidR="009F12FF" w:rsidRDefault="00DF46BB" w:rsidP="00DF46BB">
      <w:pPr>
        <w:pStyle w:val="Caption"/>
      </w:pPr>
      <w:bookmarkStart w:id="477" w:name="_Toc121066681"/>
      <w:r>
        <w:t xml:space="preserve">Hình 2. </w:t>
      </w:r>
      <w:fldSimple w:instr=" SEQ Hình_2. \* ARABIC ">
        <w:r w:rsidR="0004216E">
          <w:rPr>
            <w:noProof/>
          </w:rPr>
          <w:t>9</w:t>
        </w:r>
      </w:fldSimple>
      <w:r>
        <w:t xml:space="preserve"> Biểu đồ hoạt đông đăng nhập</w:t>
      </w:r>
      <w:bookmarkEnd w:id="477"/>
    </w:p>
    <w:p w14:paraId="0CFF705D" w14:textId="427CFC79" w:rsidR="009F12FF" w:rsidRDefault="009F12FF" w:rsidP="009F12FF">
      <w:pPr>
        <w:pStyle w:val="Heading3"/>
        <w:numPr>
          <w:ilvl w:val="1"/>
          <w:numId w:val="20"/>
        </w:numPr>
      </w:pPr>
      <w:bookmarkStart w:id="478" w:name="_Toc121066515"/>
      <w:r>
        <w:lastRenderedPageBreak/>
        <w:t>Biểu đồ hoạt động quản lý tập ghi chú</w:t>
      </w:r>
      <w:bookmarkEnd w:id="478"/>
    </w:p>
    <w:p w14:paraId="3078CC6E" w14:textId="77777777" w:rsidR="00DF46BB" w:rsidRDefault="009F12FF" w:rsidP="00DF46BB">
      <w:pPr>
        <w:keepNext/>
        <w:ind w:firstLine="426"/>
        <w:jc w:val="center"/>
      </w:pPr>
      <w:r w:rsidRPr="009F12FF">
        <w:rPr>
          <w:noProof/>
        </w:rPr>
        <w:drawing>
          <wp:inline distT="0" distB="0" distL="0" distR="0" wp14:anchorId="3EAC124C" wp14:editId="116C8A81">
            <wp:extent cx="5157860" cy="3567065"/>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61964" cy="3569903"/>
                    </a:xfrm>
                    <a:prstGeom prst="rect">
                      <a:avLst/>
                    </a:prstGeom>
                  </pic:spPr>
                </pic:pic>
              </a:graphicData>
            </a:graphic>
          </wp:inline>
        </w:drawing>
      </w:r>
    </w:p>
    <w:p w14:paraId="4FEE8A1E" w14:textId="7A38C73D" w:rsidR="009F12FF" w:rsidRDefault="00DF46BB" w:rsidP="00DF46BB">
      <w:pPr>
        <w:pStyle w:val="Caption"/>
      </w:pPr>
      <w:bookmarkStart w:id="479" w:name="_Toc121066682"/>
      <w:r>
        <w:t xml:space="preserve">Hình 2. </w:t>
      </w:r>
      <w:fldSimple w:instr=" SEQ Hình_2. \* ARABIC ">
        <w:r w:rsidR="0004216E">
          <w:rPr>
            <w:noProof/>
          </w:rPr>
          <w:t>10</w:t>
        </w:r>
      </w:fldSimple>
      <w:r>
        <w:t xml:space="preserve"> Biểu đồ hoạt động quản ký tập ghi chú</w:t>
      </w:r>
      <w:bookmarkEnd w:id="479"/>
    </w:p>
    <w:p w14:paraId="59558049" w14:textId="39964631" w:rsidR="009F12FF" w:rsidRDefault="009F12FF" w:rsidP="009F12FF">
      <w:pPr>
        <w:pStyle w:val="Heading3"/>
        <w:numPr>
          <w:ilvl w:val="1"/>
          <w:numId w:val="20"/>
        </w:numPr>
      </w:pPr>
      <w:bookmarkStart w:id="480" w:name="_Toc121066516"/>
      <w:r>
        <w:t>Biểu đồ hoạt động quản lý ghi chú</w:t>
      </w:r>
      <w:bookmarkEnd w:id="480"/>
    </w:p>
    <w:p w14:paraId="36B5D0FE" w14:textId="77777777" w:rsidR="00DF46BB" w:rsidRDefault="009F12FF" w:rsidP="00DF46BB">
      <w:pPr>
        <w:keepNext/>
        <w:ind w:firstLine="567"/>
        <w:jc w:val="center"/>
      </w:pPr>
      <w:r w:rsidRPr="009F12FF">
        <w:rPr>
          <w:noProof/>
        </w:rPr>
        <w:drawing>
          <wp:inline distT="0" distB="0" distL="0" distR="0" wp14:anchorId="64288D00" wp14:editId="4239D9F2">
            <wp:extent cx="5184631" cy="3366123"/>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94292" cy="3372395"/>
                    </a:xfrm>
                    <a:prstGeom prst="rect">
                      <a:avLst/>
                    </a:prstGeom>
                  </pic:spPr>
                </pic:pic>
              </a:graphicData>
            </a:graphic>
          </wp:inline>
        </w:drawing>
      </w:r>
    </w:p>
    <w:p w14:paraId="550F85CA" w14:textId="6ADF7A8B" w:rsidR="009F12FF" w:rsidRPr="009F12FF" w:rsidRDefault="00DF46BB" w:rsidP="00DF46BB">
      <w:pPr>
        <w:pStyle w:val="Caption"/>
      </w:pPr>
      <w:bookmarkStart w:id="481" w:name="_Toc121066683"/>
      <w:r>
        <w:t xml:space="preserve">Hình 2. </w:t>
      </w:r>
      <w:fldSimple w:instr=" SEQ Hình_2. \* ARABIC ">
        <w:r w:rsidR="0004216E">
          <w:rPr>
            <w:noProof/>
          </w:rPr>
          <w:t>11</w:t>
        </w:r>
      </w:fldSimple>
      <w:r>
        <w:t xml:space="preserve"> Biểu đồ hoạt động quản lý ghi chú</w:t>
      </w:r>
      <w:bookmarkEnd w:id="481"/>
    </w:p>
    <w:p w14:paraId="7524D688" w14:textId="77777777" w:rsidR="002925D0" w:rsidRPr="002925D0" w:rsidDel="002B513B" w:rsidRDefault="002925D0" w:rsidP="002925D0"/>
    <w:p w14:paraId="62AC626A" w14:textId="06975B7F" w:rsidR="00D12650" w:rsidRPr="00320C61" w:rsidRDefault="00D12650" w:rsidP="009F12FF">
      <w:pPr>
        <w:pStyle w:val="Heading1"/>
        <w:rPr>
          <w:sz w:val="32"/>
          <w:szCs w:val="26"/>
        </w:rPr>
      </w:pPr>
      <w:bookmarkStart w:id="482" w:name="_Toc57216270"/>
      <w:bookmarkStart w:id="483" w:name="_Toc57216392"/>
      <w:bookmarkStart w:id="484" w:name="_Toc57216271"/>
      <w:bookmarkStart w:id="485" w:name="_Toc57216393"/>
      <w:bookmarkStart w:id="486" w:name="_Toc57216272"/>
      <w:bookmarkStart w:id="487" w:name="_Toc57216394"/>
      <w:bookmarkStart w:id="488" w:name="_Toc57216273"/>
      <w:bookmarkStart w:id="489" w:name="_Toc57216395"/>
      <w:bookmarkStart w:id="490" w:name="_Toc57216274"/>
      <w:bookmarkStart w:id="491" w:name="_Toc57216396"/>
      <w:bookmarkStart w:id="492" w:name="_Toc57216275"/>
      <w:bookmarkStart w:id="493" w:name="_Toc57216397"/>
      <w:bookmarkStart w:id="494" w:name="_Toc57216276"/>
      <w:bookmarkStart w:id="495" w:name="_Toc57216398"/>
      <w:bookmarkStart w:id="496" w:name="_Toc57216277"/>
      <w:bookmarkStart w:id="497" w:name="_Toc57216399"/>
      <w:bookmarkStart w:id="498" w:name="_Toc57216278"/>
      <w:bookmarkStart w:id="499" w:name="_Toc57216400"/>
      <w:bookmarkStart w:id="500" w:name="_Toc57216279"/>
      <w:bookmarkStart w:id="501" w:name="_Toc57216401"/>
      <w:bookmarkStart w:id="502" w:name="_Toc57216280"/>
      <w:bookmarkStart w:id="503" w:name="_Toc57216402"/>
      <w:bookmarkStart w:id="504" w:name="_Toc57216281"/>
      <w:bookmarkStart w:id="505" w:name="_Toc57216403"/>
      <w:bookmarkStart w:id="506" w:name="_Toc57216282"/>
      <w:bookmarkStart w:id="507" w:name="_Toc57216404"/>
      <w:bookmarkStart w:id="508" w:name="_Toc57216283"/>
      <w:bookmarkStart w:id="509" w:name="_Toc57216405"/>
      <w:bookmarkStart w:id="510" w:name="_Toc57216284"/>
      <w:bookmarkStart w:id="511" w:name="_Toc57216406"/>
      <w:bookmarkStart w:id="512" w:name="_Toc57216285"/>
      <w:bookmarkStart w:id="513" w:name="_Toc57216407"/>
      <w:bookmarkStart w:id="514" w:name="_Toc57216286"/>
      <w:bookmarkStart w:id="515" w:name="_Toc57216408"/>
      <w:bookmarkStart w:id="516" w:name="_Toc57216287"/>
      <w:bookmarkStart w:id="517" w:name="_Toc57216409"/>
      <w:bookmarkStart w:id="518" w:name="_Toc57216288"/>
      <w:bookmarkStart w:id="519" w:name="_Toc57216410"/>
      <w:bookmarkStart w:id="520" w:name="_Toc57216289"/>
      <w:bookmarkStart w:id="521" w:name="_Toc57216411"/>
      <w:bookmarkStart w:id="522" w:name="_Toc57216290"/>
      <w:bookmarkStart w:id="523" w:name="_Toc57216412"/>
      <w:bookmarkStart w:id="524" w:name="_Toc57216291"/>
      <w:bookmarkStart w:id="525" w:name="_Toc57216413"/>
      <w:bookmarkStart w:id="526" w:name="_Toc57216292"/>
      <w:bookmarkStart w:id="527" w:name="_Toc57216414"/>
      <w:bookmarkStart w:id="528" w:name="_Toc57216293"/>
      <w:bookmarkStart w:id="529" w:name="_Toc57216415"/>
      <w:bookmarkStart w:id="530" w:name="_Toc57216294"/>
      <w:bookmarkStart w:id="531" w:name="_Toc57216416"/>
      <w:bookmarkStart w:id="532" w:name="_Toc57216295"/>
      <w:bookmarkStart w:id="533" w:name="_Toc57216417"/>
      <w:bookmarkStart w:id="534" w:name="_Toc57216296"/>
      <w:bookmarkStart w:id="535" w:name="_Toc57216418"/>
      <w:bookmarkStart w:id="536" w:name="_Toc57216297"/>
      <w:bookmarkStart w:id="537" w:name="_Toc57216419"/>
      <w:bookmarkStart w:id="538" w:name="_Toc57216298"/>
      <w:bookmarkStart w:id="539" w:name="_Toc57216420"/>
      <w:bookmarkStart w:id="540" w:name="_Toc57216299"/>
      <w:bookmarkStart w:id="541" w:name="_Toc57216421"/>
      <w:bookmarkStart w:id="542" w:name="_Toc57216300"/>
      <w:bookmarkStart w:id="543" w:name="_Toc57216422"/>
      <w:bookmarkStart w:id="544" w:name="_Toc57216301"/>
      <w:bookmarkStart w:id="545" w:name="_Toc57216423"/>
      <w:bookmarkStart w:id="546" w:name="_Toc57216302"/>
      <w:bookmarkStart w:id="547" w:name="_Toc57216424"/>
      <w:bookmarkStart w:id="548" w:name="_Toc57216303"/>
      <w:bookmarkStart w:id="549" w:name="_Toc57216425"/>
      <w:bookmarkStart w:id="550" w:name="_Toc57216304"/>
      <w:bookmarkStart w:id="551" w:name="_Toc57216426"/>
      <w:bookmarkStart w:id="552" w:name="_Toc57216305"/>
      <w:bookmarkStart w:id="553" w:name="_Toc57216427"/>
      <w:bookmarkStart w:id="554" w:name="_Toc57216306"/>
      <w:bookmarkStart w:id="555" w:name="_Toc57216428"/>
      <w:bookmarkStart w:id="556" w:name="_Toc57216307"/>
      <w:bookmarkStart w:id="557" w:name="_Toc57216429"/>
      <w:bookmarkStart w:id="558" w:name="_Toc57216308"/>
      <w:bookmarkStart w:id="559" w:name="_Toc57216430"/>
      <w:bookmarkStart w:id="560" w:name="_Toc57216309"/>
      <w:bookmarkStart w:id="561" w:name="_Toc57216431"/>
      <w:bookmarkStart w:id="562" w:name="_Toc57216310"/>
      <w:bookmarkStart w:id="563" w:name="_Toc57216432"/>
      <w:bookmarkStart w:id="564" w:name="_Toc57216311"/>
      <w:bookmarkStart w:id="565" w:name="_Toc57216433"/>
      <w:bookmarkStart w:id="566" w:name="_Toc57216312"/>
      <w:bookmarkStart w:id="567" w:name="_Toc57216434"/>
      <w:bookmarkStart w:id="568" w:name="_Toc57216313"/>
      <w:bookmarkStart w:id="569" w:name="_Toc57216435"/>
      <w:bookmarkStart w:id="570" w:name="_Toc57216314"/>
      <w:bookmarkStart w:id="571" w:name="_Toc57216436"/>
      <w:bookmarkStart w:id="572" w:name="_Toc57216315"/>
      <w:bookmarkStart w:id="573" w:name="_Toc57216437"/>
      <w:bookmarkStart w:id="574" w:name="_Toc57216316"/>
      <w:bookmarkStart w:id="575" w:name="_Toc57216438"/>
      <w:bookmarkStart w:id="576" w:name="_Toc57216317"/>
      <w:bookmarkStart w:id="577" w:name="_Toc57216439"/>
      <w:bookmarkStart w:id="578" w:name="_Toc57216318"/>
      <w:bookmarkStart w:id="579" w:name="_Toc57216440"/>
      <w:bookmarkStart w:id="580" w:name="_Toc57216319"/>
      <w:bookmarkStart w:id="581" w:name="_Toc57216441"/>
      <w:bookmarkStart w:id="582" w:name="_Toc57216320"/>
      <w:bookmarkStart w:id="583" w:name="_Toc57216442"/>
      <w:bookmarkStart w:id="584" w:name="_Toc57216321"/>
      <w:bookmarkStart w:id="585" w:name="_Toc57216443"/>
      <w:bookmarkStart w:id="586" w:name="_Toc57216322"/>
      <w:bookmarkStart w:id="587" w:name="_Toc57216444"/>
      <w:bookmarkStart w:id="588" w:name="_Toc57216323"/>
      <w:bookmarkStart w:id="589" w:name="_Toc57216445"/>
      <w:bookmarkStart w:id="590" w:name="_Toc57216324"/>
      <w:bookmarkStart w:id="591" w:name="_Toc57216446"/>
      <w:bookmarkStart w:id="592" w:name="_Toc57216325"/>
      <w:bookmarkStart w:id="593" w:name="_Toc57216447"/>
      <w:bookmarkStart w:id="594" w:name="_Toc57216326"/>
      <w:bookmarkStart w:id="595" w:name="_Toc57216448"/>
      <w:bookmarkStart w:id="596" w:name="_Toc57216327"/>
      <w:bookmarkStart w:id="597" w:name="_Toc57216449"/>
      <w:bookmarkStart w:id="598" w:name="_Toc57216328"/>
      <w:bookmarkStart w:id="599" w:name="_Toc57216450"/>
      <w:bookmarkStart w:id="600" w:name="_Toc57216329"/>
      <w:bookmarkStart w:id="601" w:name="_Toc57216451"/>
      <w:bookmarkStart w:id="602" w:name="_Toc57216330"/>
      <w:bookmarkStart w:id="603" w:name="_Toc57216452"/>
      <w:bookmarkStart w:id="604" w:name="_Toc57216331"/>
      <w:bookmarkStart w:id="605" w:name="_Toc57216453"/>
      <w:bookmarkStart w:id="606" w:name="_Toc57216332"/>
      <w:bookmarkStart w:id="607" w:name="_Toc57216454"/>
      <w:bookmarkStart w:id="608" w:name="_Toc57216333"/>
      <w:bookmarkStart w:id="609" w:name="_Toc57216455"/>
      <w:bookmarkStart w:id="610" w:name="_Toc57216334"/>
      <w:bookmarkStart w:id="611" w:name="_Toc57216456"/>
      <w:bookmarkStart w:id="612" w:name="_Toc57216335"/>
      <w:bookmarkStart w:id="613" w:name="_Toc57216457"/>
      <w:bookmarkStart w:id="614" w:name="_Toc57216336"/>
      <w:bookmarkStart w:id="615" w:name="_Toc57216458"/>
      <w:bookmarkStart w:id="616" w:name="_Toc57216337"/>
      <w:bookmarkStart w:id="617" w:name="_Toc57216459"/>
      <w:bookmarkStart w:id="618" w:name="_Toc57216338"/>
      <w:bookmarkStart w:id="619" w:name="_Toc57216460"/>
      <w:bookmarkStart w:id="620" w:name="_Toc57216339"/>
      <w:bookmarkStart w:id="621" w:name="_Toc57216461"/>
      <w:bookmarkStart w:id="622" w:name="_Toc57216340"/>
      <w:bookmarkStart w:id="623" w:name="_Toc57216462"/>
      <w:bookmarkStart w:id="624" w:name="_Toc57216341"/>
      <w:bookmarkStart w:id="625" w:name="_Toc57216463"/>
      <w:bookmarkStart w:id="626" w:name="_Toc57216342"/>
      <w:bookmarkStart w:id="627" w:name="_Toc57216464"/>
      <w:bookmarkStart w:id="628" w:name="_Toc57216343"/>
      <w:bookmarkStart w:id="629" w:name="_Toc57216465"/>
      <w:bookmarkStart w:id="630" w:name="_Toc57216344"/>
      <w:bookmarkStart w:id="631" w:name="_Toc57216466"/>
      <w:bookmarkStart w:id="632" w:name="_Toc57216345"/>
      <w:bookmarkStart w:id="633" w:name="_Toc57216467"/>
      <w:bookmarkStart w:id="634" w:name="_Toc57216346"/>
      <w:bookmarkStart w:id="635" w:name="_Toc57216468"/>
      <w:bookmarkStart w:id="636" w:name="_Toc57216347"/>
      <w:bookmarkStart w:id="637" w:name="_Toc57216469"/>
      <w:bookmarkStart w:id="638" w:name="_Toc57216348"/>
      <w:bookmarkStart w:id="639" w:name="_Toc57216470"/>
      <w:bookmarkStart w:id="640" w:name="_Toc57216349"/>
      <w:bookmarkStart w:id="641" w:name="_Toc57216471"/>
      <w:bookmarkStart w:id="642" w:name="_Toc57216350"/>
      <w:bookmarkStart w:id="643" w:name="_Toc57216472"/>
      <w:bookmarkStart w:id="644" w:name="_Toc57216351"/>
      <w:bookmarkStart w:id="645" w:name="_Toc57216473"/>
      <w:bookmarkStart w:id="646" w:name="_Toc57216352"/>
      <w:bookmarkStart w:id="647" w:name="_Toc57216474"/>
      <w:bookmarkStart w:id="648" w:name="_Toc57216353"/>
      <w:bookmarkStart w:id="649" w:name="_Toc57216475"/>
      <w:bookmarkStart w:id="650" w:name="_Toc57216354"/>
      <w:bookmarkStart w:id="651" w:name="_Toc57216476"/>
      <w:bookmarkStart w:id="652" w:name="_Toc57216355"/>
      <w:bookmarkStart w:id="653" w:name="_Toc57216477"/>
      <w:bookmarkStart w:id="654" w:name="_Toc57216356"/>
      <w:bookmarkStart w:id="655" w:name="_Toc57216478"/>
      <w:bookmarkStart w:id="656" w:name="_Toc57216357"/>
      <w:bookmarkStart w:id="657" w:name="_Toc57216479"/>
      <w:bookmarkStart w:id="658" w:name="_Toc57216358"/>
      <w:bookmarkStart w:id="659" w:name="_Toc57216480"/>
      <w:bookmarkStart w:id="660" w:name="_Toc121066517"/>
      <w:bookmarkEnd w:id="443"/>
      <w:bookmarkEnd w:id="444"/>
      <w:bookmarkEnd w:id="445"/>
      <w:bookmarkEnd w:id="446"/>
      <w:bookmarkEnd w:id="447"/>
      <w:bookmarkEnd w:id="448"/>
      <w:bookmarkEnd w:id="449"/>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r w:rsidRPr="00320C61">
        <w:t xml:space="preserve">Chương </w:t>
      </w:r>
      <w:r w:rsidR="00D058BD">
        <w:t>3</w:t>
      </w:r>
      <w:r w:rsidRPr="00320C61">
        <w:t xml:space="preserve">. </w:t>
      </w:r>
      <w:r>
        <w:t>XÂY DỰN</w:t>
      </w:r>
      <w:r w:rsidR="009F12FF">
        <w:t>G</w:t>
      </w:r>
      <w:r w:rsidR="00D058BD">
        <w:t xml:space="preserve"> ỨNG DỤNG ĐA NỀN TẢNG MYNOTE</w:t>
      </w:r>
      <w:bookmarkEnd w:id="660"/>
    </w:p>
    <w:p w14:paraId="1783BF35" w14:textId="6ABB47EF" w:rsidR="00D12650" w:rsidRDefault="009040E3" w:rsidP="00750B87">
      <w:pPr>
        <w:pStyle w:val="Heading2"/>
        <w:numPr>
          <w:ilvl w:val="0"/>
          <w:numId w:val="122"/>
        </w:numPr>
        <w:spacing w:before="80" w:after="80" w:line="312" w:lineRule="auto"/>
        <w:jc w:val="left"/>
        <w:rPr>
          <w:sz w:val="28"/>
          <w:szCs w:val="26"/>
        </w:rPr>
      </w:pPr>
      <w:bookmarkStart w:id="661" w:name="_Toc121066518"/>
      <w:r>
        <w:rPr>
          <w:sz w:val="28"/>
          <w:szCs w:val="26"/>
        </w:rPr>
        <w:t>Công cụ</w:t>
      </w:r>
      <w:bookmarkEnd w:id="661"/>
    </w:p>
    <w:p w14:paraId="2DC38972" w14:textId="6F91C710" w:rsidR="009040E3" w:rsidRDefault="009D3C8A" w:rsidP="00B25018">
      <w:pPr>
        <w:pStyle w:val="Heading3"/>
        <w:numPr>
          <w:ilvl w:val="1"/>
          <w:numId w:val="122"/>
        </w:numPr>
      </w:pPr>
      <w:bookmarkStart w:id="662" w:name="_Toc121066519"/>
      <w:r>
        <w:t xml:space="preserve">.NET </w:t>
      </w:r>
      <w:r w:rsidR="00B25018">
        <w:t>MAUI</w:t>
      </w:r>
      <w:bookmarkEnd w:id="662"/>
    </w:p>
    <w:p w14:paraId="281CE17D" w14:textId="03B40AFE" w:rsidR="00435CCD" w:rsidRPr="00435CCD" w:rsidRDefault="009D3C8A" w:rsidP="00435CCD">
      <w:pPr>
        <w:pStyle w:val="ListParagraph"/>
        <w:numPr>
          <w:ilvl w:val="0"/>
          <w:numId w:val="153"/>
        </w:numPr>
        <w:rPr>
          <w:b/>
        </w:rPr>
      </w:pPr>
      <w:r>
        <w:rPr>
          <w:b/>
        </w:rPr>
        <w:t xml:space="preserve">.NET </w:t>
      </w:r>
      <w:r w:rsidR="00435CCD">
        <w:rPr>
          <w:b/>
        </w:rPr>
        <w:t>MAUI</w:t>
      </w:r>
    </w:p>
    <w:p w14:paraId="32FF599F" w14:textId="5EB6F56F" w:rsidR="00F23E22" w:rsidRDefault="00B25018" w:rsidP="00E03C11">
      <w:r w:rsidRPr="00B25018">
        <w:t>.NET Multi-</w:t>
      </w:r>
      <w:proofErr w:type="gramStart"/>
      <w:r w:rsidRPr="00B25018">
        <w:t>platform</w:t>
      </w:r>
      <w:proofErr w:type="gramEnd"/>
      <w:r w:rsidRPr="00B25018">
        <w:t xml:space="preserve"> App UI (.NET MAUI)</w:t>
      </w:r>
      <w:r w:rsidRPr="00B25018">
        <w:rPr>
          <w:color w:val="333333"/>
        </w:rPr>
        <w:t xml:space="preserve"> </w:t>
      </w:r>
      <w:r w:rsidRPr="00B25018">
        <w:t>là một framework đa nền tảng để tạo các ứng dụng dành cho thiết bị di động và máy tính để bàn bằng C# và</w:t>
      </w:r>
      <w:r w:rsidRPr="00B25018">
        <w:rPr>
          <w:b/>
          <w:bCs/>
        </w:rPr>
        <w:t xml:space="preserve"> </w:t>
      </w:r>
      <w:r>
        <w:rPr>
          <w:bCs/>
        </w:rPr>
        <w:t>XAML</w:t>
      </w:r>
      <w:r w:rsidRPr="00B25018">
        <w:rPr>
          <w:bCs/>
        </w:rPr>
        <w:t>.</w:t>
      </w:r>
      <w:r>
        <w:t xml:space="preserve"> </w:t>
      </w:r>
      <w:r w:rsidRPr="00B25018">
        <w:t>Sử dụng .NET MAUI, bạn có thể phát triển các ứng dụng có thể chạy trên Android, iOS, macOS và Windows từ một mã nguồn được chia sẻ duy nhất.</w:t>
      </w:r>
    </w:p>
    <w:p w14:paraId="2919D72D" w14:textId="77777777" w:rsidR="009C2E1A" w:rsidRDefault="00F23E22" w:rsidP="009C2E1A">
      <w:pPr>
        <w:pStyle w:val="ListParagraph"/>
        <w:keepNext/>
        <w:ind w:left="360" w:firstLine="0"/>
        <w:jc w:val="center"/>
      </w:pPr>
      <w:r>
        <w:rPr>
          <w:noProof/>
        </w:rPr>
        <w:drawing>
          <wp:inline distT="0" distB="0" distL="0" distR="0" wp14:anchorId="6700A09D" wp14:editId="1E1E88E5">
            <wp:extent cx="4143375" cy="36861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T MAUI.jpg"/>
                    <pic:cNvPicPr/>
                  </pic:nvPicPr>
                  <pic:blipFill>
                    <a:blip r:embed="rId22">
                      <a:extLst>
                        <a:ext uri="{28A0092B-C50C-407E-A947-70E740481C1C}">
                          <a14:useLocalDpi xmlns:a14="http://schemas.microsoft.com/office/drawing/2010/main" val="0"/>
                        </a:ext>
                      </a:extLst>
                    </a:blip>
                    <a:stretch>
                      <a:fillRect/>
                    </a:stretch>
                  </pic:blipFill>
                  <pic:spPr>
                    <a:xfrm>
                      <a:off x="0" y="0"/>
                      <a:ext cx="4143375" cy="3686175"/>
                    </a:xfrm>
                    <a:prstGeom prst="rect">
                      <a:avLst/>
                    </a:prstGeom>
                  </pic:spPr>
                </pic:pic>
              </a:graphicData>
            </a:graphic>
          </wp:inline>
        </w:drawing>
      </w:r>
    </w:p>
    <w:p w14:paraId="315E39CE" w14:textId="4775567E" w:rsidR="00F23E22" w:rsidRDefault="009C2E1A" w:rsidP="009C2E1A">
      <w:pPr>
        <w:pStyle w:val="Caption"/>
      </w:pPr>
      <w:bookmarkStart w:id="663" w:name="_Toc121066650"/>
      <w:r>
        <w:t xml:space="preserve">Hình 3. </w:t>
      </w:r>
      <w:fldSimple w:instr=" SEQ Hình_3. \* ARABIC ">
        <w:r w:rsidR="008E28E6">
          <w:rPr>
            <w:noProof/>
          </w:rPr>
          <w:t>1</w:t>
        </w:r>
      </w:fldSimple>
      <w:r>
        <w:t xml:space="preserve"> .NET MAUI</w:t>
      </w:r>
      <w:bookmarkEnd w:id="663"/>
    </w:p>
    <w:p w14:paraId="32CB8245" w14:textId="77777777" w:rsidR="0090440F" w:rsidRPr="0090440F" w:rsidRDefault="0090440F" w:rsidP="0090440F">
      <w:r w:rsidRPr="0090440F">
        <w:t>Cách thức hoạt động của .NET MAUI</w:t>
      </w:r>
    </w:p>
    <w:p w14:paraId="44515494" w14:textId="7405FE93" w:rsidR="0090440F" w:rsidRPr="0090440F" w:rsidRDefault="0090440F" w:rsidP="009E0933">
      <w:pPr>
        <w:pStyle w:val="ListParagraph"/>
        <w:numPr>
          <w:ilvl w:val="0"/>
          <w:numId w:val="152"/>
        </w:numPr>
      </w:pPr>
      <w:r w:rsidRPr="0090440F">
        <w:t>.NET MAUI hợp nhất các API của Android, iOS, macOS và Windows thành một API duy nhất cho phép nhà phát triển lập trình một lần chạy ở mọi nơi, đồng thời cung cấp thêm quyền truy cập sâu vào mọi khía cạnh của từng nền tảng gốc.</w:t>
      </w:r>
    </w:p>
    <w:p w14:paraId="7F267E7D" w14:textId="1B8B47FA" w:rsidR="0090440F" w:rsidRDefault="0090440F" w:rsidP="009E0933">
      <w:pPr>
        <w:pStyle w:val="ListParagraph"/>
        <w:numPr>
          <w:ilvl w:val="0"/>
          <w:numId w:val="152"/>
        </w:numPr>
      </w:pPr>
      <w:r w:rsidRPr="0090440F">
        <w:lastRenderedPageBreak/>
        <w:t>.NET 6 trở lên cung cấp một loạt framework dành riêng cho nền tảng để tạo ứng dụng: .NET cho Android, .NET cho iOS, .NET cho macOS và thư viện Windows</w:t>
      </w:r>
      <w:r w:rsidR="009E0933">
        <w:t xml:space="preserve">. </w:t>
      </w:r>
      <w:r w:rsidRPr="0090440F">
        <w:t>UI 3 (WinUI 3). Tất cả các framework này đều có quyền truy cập vào cùng một Thư viện lớp cơ sở .NET (BCL).</w:t>
      </w:r>
    </w:p>
    <w:p w14:paraId="65CA83E9" w14:textId="73C3D295" w:rsidR="009E0933" w:rsidRPr="00C713C2" w:rsidRDefault="009E0933" w:rsidP="00C713C2">
      <w:pPr>
        <w:pStyle w:val="ListParagraph"/>
        <w:numPr>
          <w:ilvl w:val="0"/>
          <w:numId w:val="152"/>
        </w:numPr>
      </w:pPr>
      <w:r w:rsidRPr="001F5540">
        <w:t>.NET MAUI cung cấp một framework duy nhất để xây dựng giao diện người dùng cho ứng dụng dành cho thiết bị di động và máy tính để bàn. Sơ đồ sau đây hiển thị chế độ xem cấp cao về kiến trúc của ứng dụng .NET MAUI: Trong ứng dụng .NET MAUI, bạn lập trình chủ yếu tương tác với .NET MAUI API (1). .NET MAUI sau đó trực tiếp sử dụng các API nền tảng gốc (3). Ngoài ra, ứng dụng có thể trực tiếp thực thi API nền tảng (2), nếu cần.</w:t>
      </w:r>
    </w:p>
    <w:p w14:paraId="2934AC3E" w14:textId="77777777" w:rsidR="009C2E1A" w:rsidRDefault="009E0933" w:rsidP="009C2E1A">
      <w:pPr>
        <w:pStyle w:val="ListParagraph"/>
        <w:keepNext/>
        <w:ind w:hanging="436"/>
        <w:jc w:val="center"/>
      </w:pPr>
      <w:r w:rsidRPr="009E0933">
        <w:rPr>
          <w:noProof/>
        </w:rPr>
        <w:drawing>
          <wp:inline distT="0" distB="0" distL="0" distR="0" wp14:anchorId="14CEFF52" wp14:editId="49EF2385">
            <wp:extent cx="3938954" cy="2441785"/>
            <wp:effectExtent l="0" t="0" r="4445" b="0"/>
            <wp:docPr id="17" name="Picture 17" descr="C:\Users\KIMANH~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MANH~1\AppData\Local\Temp\image.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3608" t="5516" r="3651" b="3565"/>
                    <a:stretch/>
                  </pic:blipFill>
                  <pic:spPr bwMode="auto">
                    <a:xfrm>
                      <a:off x="0" y="0"/>
                      <a:ext cx="3948076" cy="2447439"/>
                    </a:xfrm>
                    <a:prstGeom prst="rect">
                      <a:avLst/>
                    </a:prstGeom>
                    <a:noFill/>
                    <a:ln>
                      <a:noFill/>
                    </a:ln>
                    <a:extLst>
                      <a:ext uri="{53640926-AAD7-44D8-BBD7-CCE9431645EC}">
                        <a14:shadowObscured xmlns:a14="http://schemas.microsoft.com/office/drawing/2010/main"/>
                      </a:ext>
                    </a:extLst>
                  </pic:spPr>
                </pic:pic>
              </a:graphicData>
            </a:graphic>
          </wp:inline>
        </w:drawing>
      </w:r>
    </w:p>
    <w:p w14:paraId="4954F1D9" w14:textId="3C5CBFE8" w:rsidR="009E0933" w:rsidRDefault="009C2E1A" w:rsidP="009C2E1A">
      <w:pPr>
        <w:pStyle w:val="Caption"/>
      </w:pPr>
      <w:bookmarkStart w:id="664" w:name="_Toc121066651"/>
      <w:r>
        <w:t xml:space="preserve">Hình 3. </w:t>
      </w:r>
      <w:fldSimple w:instr=" SEQ Hình_3. \* ARABIC ">
        <w:r w:rsidR="008E28E6">
          <w:rPr>
            <w:noProof/>
          </w:rPr>
          <w:t>2</w:t>
        </w:r>
      </w:fldSimple>
      <w:r w:rsidR="00836B2D">
        <w:t xml:space="preserve"> Cách thức hoạt động của .NET MAUI</w:t>
      </w:r>
      <w:bookmarkEnd w:id="664"/>
    </w:p>
    <w:p w14:paraId="6B794184" w14:textId="77777777" w:rsidR="001F5540" w:rsidRPr="001F5540" w:rsidRDefault="001F5540" w:rsidP="001F5540">
      <w:r w:rsidRPr="001F5540">
        <w:t>Các ứng dụng .NET Multi-</w:t>
      </w:r>
      <w:proofErr w:type="gramStart"/>
      <w:r w:rsidRPr="001F5540">
        <w:t>platform</w:t>
      </w:r>
      <w:proofErr w:type="gramEnd"/>
      <w:r w:rsidRPr="001F5540">
        <w:t xml:space="preserve"> App UI (.NET MAUI) có thể được viết cho các nền tảng sau:</w:t>
      </w:r>
    </w:p>
    <w:p w14:paraId="25D363CF" w14:textId="0D21015E" w:rsidR="001F5540" w:rsidRPr="001F5540" w:rsidRDefault="001F5540" w:rsidP="001F5540">
      <w:pPr>
        <w:pStyle w:val="ListParagraph"/>
        <w:numPr>
          <w:ilvl w:val="0"/>
          <w:numId w:val="152"/>
        </w:numPr>
      </w:pPr>
      <w:r w:rsidRPr="001F5540">
        <w:t>Android 5.0 (API 21) trở lên.</w:t>
      </w:r>
    </w:p>
    <w:p w14:paraId="39A8C39B" w14:textId="1B2755B9" w:rsidR="001F5540" w:rsidRPr="001F5540" w:rsidRDefault="001F5540" w:rsidP="001F5540">
      <w:pPr>
        <w:pStyle w:val="ListParagraph"/>
        <w:numPr>
          <w:ilvl w:val="0"/>
          <w:numId w:val="152"/>
        </w:numPr>
      </w:pPr>
      <w:r w:rsidRPr="001F5540">
        <w:t>iOS 11 trở lên, sử dụng phiên bản Xcode mới nhất.</w:t>
      </w:r>
    </w:p>
    <w:p w14:paraId="1A64EF1F" w14:textId="1512D067" w:rsidR="001F5540" w:rsidRPr="001F5540" w:rsidRDefault="001F5540" w:rsidP="001F5540">
      <w:pPr>
        <w:pStyle w:val="ListParagraph"/>
        <w:numPr>
          <w:ilvl w:val="0"/>
          <w:numId w:val="152"/>
        </w:numPr>
      </w:pPr>
      <w:r w:rsidRPr="001F5540">
        <w:t>macOS 10.15 trở lên, sử dụng Mac Catalyst</w:t>
      </w:r>
    </w:p>
    <w:p w14:paraId="32721DC9" w14:textId="02730FB5" w:rsidR="00836B2D" w:rsidRPr="004D6FD7" w:rsidRDefault="001F5540" w:rsidP="004D6FD7">
      <w:pPr>
        <w:pStyle w:val="ListParagraph"/>
        <w:numPr>
          <w:ilvl w:val="0"/>
          <w:numId w:val="152"/>
        </w:numPr>
      </w:pPr>
      <w:r w:rsidRPr="001F5540">
        <w:t>Windows 11 và Windows 10 phiên bản 1809 trở lên, sử dụng Windows UI Library (WinUI) 3.</w:t>
      </w:r>
    </w:p>
    <w:p w14:paraId="14F2ACC7" w14:textId="21E03C32" w:rsidR="00540999" w:rsidRDefault="00296A4B" w:rsidP="00540999">
      <w:pPr>
        <w:pStyle w:val="ListParagraph"/>
        <w:numPr>
          <w:ilvl w:val="0"/>
          <w:numId w:val="153"/>
        </w:numPr>
        <w:rPr>
          <w:b/>
        </w:rPr>
      </w:pPr>
      <w:r>
        <w:rPr>
          <w:b/>
        </w:rPr>
        <w:t>Sự ưu việt của MAUI</w:t>
      </w:r>
    </w:p>
    <w:p w14:paraId="7D767C92" w14:textId="77777777" w:rsidR="00296A4B" w:rsidRPr="00296A4B" w:rsidRDefault="00296A4B" w:rsidP="00296A4B">
      <w:r w:rsidRPr="00296A4B">
        <w:t xml:space="preserve">Nếu trước đây bạn đã sử dụng Xamarin để xây dựng giao diện người dùng đa nền tảng, thì bạn sẽ nhận thấy nhiều điểm tương đồng với .NET MAUI. Tuy nhiên, cũng có </w:t>
      </w:r>
      <w:r w:rsidRPr="00296A4B">
        <w:lastRenderedPageBreak/>
        <w:t>một số khác biệt. Sử dụng .NET MAUI, bạn có thể tạo các ứng dụng đa nền tảng bằng một dự án duy nhất, nhưng bạn có thể thêm mã nguồn và tài nguyên dành riêng cho nền tảng nếu cần. Một trong những mục tiêu chính của .NET MAUI là cho phép bạn triển khai càng nhiều ứng dụng và bố cục giao diện người dùng càng tốt trong một cơ sở mã duy nhất.</w:t>
      </w:r>
    </w:p>
    <w:p w14:paraId="4595F4BC" w14:textId="77777777" w:rsidR="00296A4B" w:rsidRPr="00296A4B" w:rsidRDefault="00296A4B" w:rsidP="00296A4B">
      <w:r w:rsidRPr="00296A4B">
        <w:t xml:space="preserve">.NET MAUI dành cho các nhà phát triển muốn: </w:t>
      </w:r>
    </w:p>
    <w:p w14:paraId="24DAA857" w14:textId="72052811" w:rsidR="00296A4B" w:rsidRPr="00296A4B" w:rsidRDefault="00296A4B" w:rsidP="00EA145B">
      <w:pPr>
        <w:pStyle w:val="ListParagraph"/>
        <w:numPr>
          <w:ilvl w:val="0"/>
          <w:numId w:val="152"/>
        </w:numPr>
      </w:pPr>
      <w:r w:rsidRPr="00296A4B">
        <w:t>Viết các ứng dụng đa nền tảng bằng XAML và C#, từ một cơ sở mã nguồn được chia sẻ duy nhất trong Visual Studio.</w:t>
      </w:r>
    </w:p>
    <w:p w14:paraId="7378D57D" w14:textId="6D594C05" w:rsidR="00296A4B" w:rsidRPr="00296A4B" w:rsidRDefault="00296A4B" w:rsidP="00EA145B">
      <w:pPr>
        <w:pStyle w:val="ListParagraph"/>
        <w:numPr>
          <w:ilvl w:val="0"/>
          <w:numId w:val="152"/>
        </w:numPr>
      </w:pPr>
      <w:r w:rsidRPr="00296A4B">
        <w:t xml:space="preserve">Chia sẻ bố cục và thiết kế giao diện người dùng trên các nền tảng. </w:t>
      </w:r>
    </w:p>
    <w:p w14:paraId="7DA30BFA" w14:textId="2EFCD168" w:rsidR="00296A4B" w:rsidRPr="00296A4B" w:rsidRDefault="00296A4B" w:rsidP="00EA145B">
      <w:pPr>
        <w:pStyle w:val="ListParagraph"/>
        <w:numPr>
          <w:ilvl w:val="0"/>
          <w:numId w:val="152"/>
        </w:numPr>
      </w:pPr>
      <w:r w:rsidRPr="00296A4B">
        <w:t>Chia sẻ mã nguồn, thử nghiệm và công việc trên các nền tảng.</w:t>
      </w:r>
    </w:p>
    <w:p w14:paraId="14834FE7" w14:textId="0C935338" w:rsidR="00296A4B" w:rsidRDefault="00770E73" w:rsidP="00C713C2">
      <w:pPr>
        <w:pStyle w:val="Heading3"/>
        <w:numPr>
          <w:ilvl w:val="1"/>
          <w:numId w:val="122"/>
        </w:numPr>
        <w:spacing w:before="0"/>
      </w:pPr>
      <w:bookmarkStart w:id="665" w:name="_Toc121066520"/>
      <w:r>
        <w:t>Mô hình Model – View – ViewModel (MVVM)</w:t>
      </w:r>
      <w:bookmarkEnd w:id="665"/>
    </w:p>
    <w:p w14:paraId="7DC68CE7" w14:textId="79A3688C" w:rsidR="00C6615D" w:rsidRPr="00C6615D" w:rsidRDefault="00C6615D" w:rsidP="00C6615D">
      <w:r w:rsidRPr="00C6615D">
        <w:rPr>
          <w:b/>
          <w:bCs/>
        </w:rPr>
        <w:t>Model</w:t>
      </w:r>
      <w:r w:rsidRPr="00770E73">
        <w:t>: Cũng tương tự như trong mô hình MVC. Model là các đối tượng giúp truy xuất và thao tác trên dữ liệu thực sự.</w:t>
      </w:r>
    </w:p>
    <w:p w14:paraId="3A11DAAE" w14:textId="4B184973" w:rsidR="00770E73" w:rsidRPr="00770E73" w:rsidRDefault="00770E73" w:rsidP="00770E73">
      <w:r w:rsidRPr="00770E73">
        <w:rPr>
          <w:b/>
          <w:bCs/>
        </w:rPr>
        <w:t>View</w:t>
      </w:r>
      <w:r w:rsidRPr="00770E73">
        <w:t>: Tương tự như trong mô hình MVC, View là phần giao diện của ứng dụng để hiển thị dữ liệu và nhận tương tác của người dùng. Một điểm khác biệt so với các ứng dụng truyền thống là View trong mô hình này tích cực hơn. Nó có khả năng thực hiện các hành vi và phản hồi lại người dùng thông qua tính năng binding, command.</w:t>
      </w:r>
    </w:p>
    <w:p w14:paraId="2A9D9FC6" w14:textId="4522CD16" w:rsidR="00770E73" w:rsidRDefault="00770E73" w:rsidP="00770E73">
      <w:r w:rsidRPr="00770E73">
        <w:rPr>
          <w:b/>
          <w:bCs/>
        </w:rPr>
        <w:t>ViewModel</w:t>
      </w:r>
      <w:r w:rsidRPr="00770E73">
        <w:t>: Lớp trung gian giữa View và Model. ViewModel có thể được xem là thành phần thay thế cho Controller trong mô hình MVC. Nó chứa các mã lệnh cần thiết để thực hiện data binding, command.</w:t>
      </w:r>
    </w:p>
    <w:p w14:paraId="7C6FDCBC" w14:textId="77777777" w:rsidR="00836B2D" w:rsidRDefault="00C6615D" w:rsidP="004D6FD7">
      <w:pPr>
        <w:keepNext/>
        <w:ind w:firstLine="709"/>
      </w:pPr>
      <w:r>
        <w:rPr>
          <w:noProof/>
        </w:rPr>
        <w:drawing>
          <wp:inline distT="0" distB="0" distL="0" distR="0" wp14:anchorId="540F8925" wp14:editId="2A04CED8">
            <wp:extent cx="4677508" cy="1415688"/>
            <wp:effectExtent l="0" t="0" r="0" b="0"/>
            <wp:docPr id="19" name="Picture 19" descr="https://images.viblo.asia/full/52a8cf0b-b5fb-457b-967f-ce406975b2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viblo.asia/full/52a8cf0b-b5fb-457b-967f-ce406975b2d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55489" cy="1439290"/>
                    </a:xfrm>
                    <a:prstGeom prst="rect">
                      <a:avLst/>
                    </a:prstGeom>
                    <a:noFill/>
                    <a:ln>
                      <a:noFill/>
                    </a:ln>
                  </pic:spPr>
                </pic:pic>
              </a:graphicData>
            </a:graphic>
          </wp:inline>
        </w:drawing>
      </w:r>
    </w:p>
    <w:p w14:paraId="6322B0F6" w14:textId="546D9193" w:rsidR="00C6615D" w:rsidRDefault="00836B2D" w:rsidP="004D6FD7">
      <w:pPr>
        <w:pStyle w:val="Caption"/>
      </w:pPr>
      <w:bookmarkStart w:id="666" w:name="_Toc121066652"/>
      <w:r>
        <w:t xml:space="preserve">Hình 3. </w:t>
      </w:r>
      <w:fldSimple w:instr=" SEQ Hình_3. \* ARABIC ">
        <w:r w:rsidR="008E28E6">
          <w:rPr>
            <w:noProof/>
          </w:rPr>
          <w:t>3</w:t>
        </w:r>
      </w:fldSimple>
      <w:r>
        <w:t xml:space="preserve"> Mô hình </w:t>
      </w:r>
      <w:r w:rsidR="004D6FD7">
        <w:t>Model – View – ViewModel</w:t>
      </w:r>
      <w:bookmarkEnd w:id="666"/>
    </w:p>
    <w:p w14:paraId="5C178C9E" w14:textId="7FC8DF64" w:rsidR="00C6615D" w:rsidRDefault="00C6615D" w:rsidP="00C6615D">
      <w:pPr>
        <w:rPr>
          <w:rFonts w:ascii="Open Sans" w:hAnsi="Open Sans"/>
          <w:color w:val="1B1B1B"/>
          <w:spacing w:val="-1"/>
          <w:sz w:val="27"/>
          <w:szCs w:val="27"/>
          <w:shd w:val="clear" w:color="auto" w:fill="FFFFFF"/>
        </w:rPr>
      </w:pPr>
      <w:r>
        <w:rPr>
          <w:rFonts w:ascii="Open Sans" w:hAnsi="Open Sans"/>
          <w:color w:val="1B1B1B"/>
          <w:spacing w:val="-1"/>
          <w:sz w:val="27"/>
          <w:szCs w:val="27"/>
          <w:shd w:val="clear" w:color="auto" w:fill="FFFFFF"/>
        </w:rPr>
        <w:t>ViewModel không hề biết gì về View, một ViewModel có thể được sử dụng cho nhiều View (one-to-many). ViewModel sử dụng Observer design pattern để liên lạc với View</w:t>
      </w:r>
      <w:r w:rsidR="00642C05">
        <w:rPr>
          <w:rFonts w:ascii="Open Sans" w:hAnsi="Open Sans"/>
          <w:color w:val="1B1B1B"/>
          <w:spacing w:val="-1"/>
          <w:sz w:val="27"/>
          <w:szCs w:val="27"/>
          <w:shd w:val="clear" w:color="auto" w:fill="FFFFFF"/>
        </w:rPr>
        <w:t>.</w:t>
      </w:r>
    </w:p>
    <w:p w14:paraId="01AB20D5" w14:textId="77777777" w:rsidR="004D6FD7" w:rsidRDefault="004D6FD7">
      <w:pPr>
        <w:spacing w:line="240" w:lineRule="auto"/>
        <w:ind w:firstLine="0"/>
        <w:jc w:val="left"/>
        <w:rPr>
          <w:b/>
          <w:bCs/>
          <w:szCs w:val="26"/>
        </w:rPr>
      </w:pPr>
      <w:r>
        <w:br w:type="page"/>
      </w:r>
    </w:p>
    <w:p w14:paraId="6B5A50BB" w14:textId="74DA53A2" w:rsidR="004D6FD7" w:rsidRPr="004D6FD7" w:rsidRDefault="00642C05" w:rsidP="004D6FD7">
      <w:pPr>
        <w:pStyle w:val="Heading3"/>
        <w:numPr>
          <w:ilvl w:val="1"/>
          <w:numId w:val="122"/>
        </w:numPr>
        <w:spacing w:before="0"/>
      </w:pPr>
      <w:bookmarkStart w:id="667" w:name="_Toc121066521"/>
      <w:r>
        <w:lastRenderedPageBreak/>
        <w:t>Oracle</w:t>
      </w:r>
      <w:bookmarkEnd w:id="667"/>
    </w:p>
    <w:p w14:paraId="07848E8C" w14:textId="17BB33B9" w:rsidR="00642C05" w:rsidRDefault="00642C05" w:rsidP="00642C05">
      <w:pPr>
        <w:rPr>
          <w:rFonts w:ascii="Mulish Regular" w:hAnsi="Mulish Regular"/>
          <w:color w:val="111111"/>
          <w:shd w:val="clear" w:color="auto" w:fill="FFFFFF"/>
        </w:rPr>
      </w:pPr>
      <w:r w:rsidRPr="00642C05">
        <w:rPr>
          <w:rStyle w:val="Strong"/>
          <w:rFonts w:ascii="Mulish Regular" w:hAnsi="Mulish Regular"/>
          <w:b w:val="0"/>
          <w:color w:val="111111"/>
          <w:shd w:val="clear" w:color="auto" w:fill="FFFFFF"/>
        </w:rPr>
        <w:t>Oracle Database cũng được xây dựng dựa trên tiêu chuẩn hoá của ngôn ngữ lập trình SQL cho phép quản lý và truy vấn dữ liệu trên máy chủ một cách hiệu quả</w:t>
      </w:r>
      <w:r>
        <w:rPr>
          <w:rFonts w:ascii="Mulish Regular" w:hAnsi="Mulish Regular"/>
          <w:color w:val="111111"/>
          <w:shd w:val="clear" w:color="auto" w:fill="FFFFFF"/>
        </w:rPr>
        <w:t>. Oracle Database kết nối phần tử dữ liệu bằng các cấu trúc bảng và cho ra các kết quả lưu trữ khác nhau hỗ trợ xử lý dữ liệu dễ dàng hơn.</w:t>
      </w:r>
    </w:p>
    <w:p w14:paraId="5DBBE962" w14:textId="77777777" w:rsidR="00FA71F5" w:rsidRPr="00FA71F5" w:rsidRDefault="00FA71F5" w:rsidP="00FA71F5">
      <w:r w:rsidRPr="00FA71F5">
        <w:t>Kiến trúc của Oracle Database bao gồm:</w:t>
      </w:r>
    </w:p>
    <w:p w14:paraId="0CF54021" w14:textId="657C399B" w:rsidR="00FA71F5" w:rsidRPr="00FA71F5" w:rsidRDefault="00FA71F5" w:rsidP="00FA71F5">
      <w:pPr>
        <w:pStyle w:val="ListParagraph"/>
        <w:numPr>
          <w:ilvl w:val="0"/>
          <w:numId w:val="152"/>
        </w:numPr>
      </w:pPr>
      <w:r w:rsidRPr="00FA71F5">
        <w:t>Cấu trúc lưu trữ vật lý của cơ sở dữ liệu là các tệp chứa dữ liệu, siêu dữ liệu và các tệp quản lý ghi lại thay đổi của dữ liệu. Cơ sở dữ liệu và các phiên bản của nó thực hiện lưu trữ và quản lý các tệp.</w:t>
      </w:r>
    </w:p>
    <w:p w14:paraId="45550225" w14:textId="39E3AB5E" w:rsidR="00FA71F5" w:rsidRDefault="00FA71F5" w:rsidP="00FA71F5">
      <w:pPr>
        <w:pStyle w:val="ListParagraph"/>
        <w:numPr>
          <w:ilvl w:val="0"/>
          <w:numId w:val="152"/>
        </w:numPr>
      </w:pPr>
      <w:r w:rsidRPr="00FA71F5">
        <w:t>Cấu trúc lưu trữ logic của Oracle Database bao gồm khối dữ liệu là các phạm vi và nhóm các khối dữ liệu liền kề nhau. Phân đoạn là tập hợp các phạm vi mở rộng. Không gian bảng là các vùng chứa cho phân đoạn.</w:t>
      </w:r>
    </w:p>
    <w:p w14:paraId="2A5DF69B" w14:textId="6A0CFC7A" w:rsidR="0090440F" w:rsidRDefault="00FA71F5" w:rsidP="00B25DD1">
      <w:r>
        <w:t xml:space="preserve">Ở đây chúng em sử dụng ASP.NET </w:t>
      </w:r>
      <w:r w:rsidR="00F90B4E">
        <w:t xml:space="preserve">Web API để giao tiếp </w:t>
      </w:r>
      <w:r w:rsidR="00F4147D">
        <w:rPr>
          <w:lang w:val="vi-VN"/>
        </w:rPr>
        <w:t xml:space="preserve">giữa </w:t>
      </w:r>
      <w:r w:rsidR="00F90B4E">
        <w:t>Oracle</w:t>
      </w:r>
      <w:r w:rsidR="00F4147D">
        <w:rPr>
          <w:lang w:val="vi-VN"/>
        </w:rPr>
        <w:t xml:space="preserve"> với ứng dụng</w:t>
      </w:r>
      <w:bookmarkStart w:id="668" w:name="_GoBack"/>
      <w:bookmarkEnd w:id="668"/>
      <w:r w:rsidR="00910B8F">
        <w:t>.</w:t>
      </w:r>
    </w:p>
    <w:p w14:paraId="41D5702B" w14:textId="4AD3522E" w:rsidR="00D12650" w:rsidRDefault="003B3B14" w:rsidP="00750B87">
      <w:pPr>
        <w:pStyle w:val="Heading2"/>
        <w:numPr>
          <w:ilvl w:val="0"/>
          <w:numId w:val="122"/>
        </w:numPr>
        <w:spacing w:before="80" w:after="80" w:line="312" w:lineRule="auto"/>
        <w:ind w:left="284" w:hanging="284"/>
        <w:jc w:val="left"/>
        <w:rPr>
          <w:sz w:val="28"/>
          <w:szCs w:val="26"/>
        </w:rPr>
      </w:pPr>
      <w:bookmarkStart w:id="669" w:name="_Toc121066522"/>
      <w:r>
        <w:rPr>
          <w:sz w:val="28"/>
          <w:szCs w:val="26"/>
        </w:rPr>
        <w:t>Xây dựng ứng dụng</w:t>
      </w:r>
      <w:bookmarkEnd w:id="669"/>
    </w:p>
    <w:p w14:paraId="280494C4" w14:textId="40A9CC95" w:rsidR="003B3B14" w:rsidRDefault="003B3B14" w:rsidP="007A3F75">
      <w:pPr>
        <w:pStyle w:val="Heading3"/>
        <w:numPr>
          <w:ilvl w:val="1"/>
          <w:numId w:val="122"/>
        </w:numPr>
        <w:spacing w:before="0"/>
      </w:pPr>
      <w:bookmarkStart w:id="670" w:name="_Toc121066523"/>
      <w:r>
        <w:t>Xây dựng chương trình trên desktop</w:t>
      </w:r>
      <w:bookmarkEnd w:id="670"/>
    </w:p>
    <w:p w14:paraId="57D61CD2" w14:textId="03880E19" w:rsidR="00D17E1E" w:rsidRDefault="00D17E1E" w:rsidP="00D17E1E">
      <w:pPr>
        <w:pStyle w:val="Heading4"/>
        <w:numPr>
          <w:ilvl w:val="2"/>
          <w:numId w:val="122"/>
        </w:numPr>
      </w:pPr>
      <w:bookmarkStart w:id="671" w:name="_Toc121066524"/>
      <w:r>
        <w:t>User</w:t>
      </w:r>
      <w:bookmarkEnd w:id="671"/>
    </w:p>
    <w:p w14:paraId="63E47351" w14:textId="515AFA0D" w:rsidR="000000BE" w:rsidRPr="00B25DD1" w:rsidRDefault="000000BE" w:rsidP="00B25DD1">
      <w:r>
        <w:t xml:space="preserve">Trước khi sử dụng chương trình người dùng cần đăng ký tài khoản trên MyNote. </w:t>
      </w:r>
      <w:r w:rsidR="00382921">
        <w:t>Cần nhập tên và mật khẩu</w:t>
      </w:r>
      <w:r w:rsidR="007A3F75">
        <w:t xml:space="preserve"> để đăng ký tài khoản sử dụng.</w:t>
      </w:r>
    </w:p>
    <w:p w14:paraId="065FB53A" w14:textId="77777777" w:rsidR="004D6FD7" w:rsidRDefault="00EA2EBA" w:rsidP="00C34703">
      <w:pPr>
        <w:keepNext/>
        <w:ind w:firstLine="426"/>
        <w:jc w:val="center"/>
      </w:pPr>
      <w:r w:rsidRPr="006B10EC">
        <w:rPr>
          <w:noProof/>
        </w:rPr>
        <w:drawing>
          <wp:inline distT="0" distB="0" distL="0" distR="0" wp14:anchorId="4061E3AF" wp14:editId="63A039E5">
            <wp:extent cx="4953000" cy="2563995"/>
            <wp:effectExtent l="133350" t="133350" r="152400" b="160655"/>
            <wp:docPr id="8" name="Picture 8" descr="D:\Đồ Án\DA Chuyên ngành 1\MYNOTE\MYNOTE\DESKTOP\Res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Đồ Án\DA Chuyên ngành 1\MYNOTE\MYNOTE\DESKTOP\Resgister.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029" t="1984" r="1986" b="1294"/>
                    <a:stretch/>
                  </pic:blipFill>
                  <pic:spPr bwMode="auto">
                    <a:xfrm>
                      <a:off x="0" y="0"/>
                      <a:ext cx="4970441" cy="25730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0A0A7F0" w14:textId="4DED023E" w:rsidR="00C713C2" w:rsidRDefault="004D6FD7" w:rsidP="00C34703">
      <w:pPr>
        <w:pStyle w:val="Caption"/>
      </w:pPr>
      <w:bookmarkStart w:id="672" w:name="_Toc121066653"/>
      <w:r>
        <w:t xml:space="preserve">Hình 3. </w:t>
      </w:r>
      <w:fldSimple w:instr=" SEQ Hình_3. \* ARABIC ">
        <w:r w:rsidR="008E28E6">
          <w:rPr>
            <w:noProof/>
          </w:rPr>
          <w:t>4</w:t>
        </w:r>
      </w:fldSimple>
      <w:r w:rsidR="00C34703">
        <w:t xml:space="preserve"> Đăng ký</w:t>
      </w:r>
      <w:r w:rsidR="00BB4030">
        <w:t xml:space="preserve"> trên desktop</w:t>
      </w:r>
      <w:bookmarkEnd w:id="672"/>
    </w:p>
    <w:p w14:paraId="4642181A" w14:textId="204627C8" w:rsidR="00C713C2" w:rsidRDefault="00C713C2" w:rsidP="000F255E">
      <w:pPr>
        <w:ind w:firstLine="284"/>
      </w:pPr>
      <w:r>
        <w:lastRenderedPageBreak/>
        <w:t xml:space="preserve">Sau khi có tài khoản người dùng </w:t>
      </w:r>
      <w:r w:rsidR="0079516D">
        <w:t xml:space="preserve">nhập tên và mật khẩu để </w:t>
      </w:r>
      <w:r>
        <w:t>đăng nhập và</w:t>
      </w:r>
      <w:r w:rsidR="0079516D">
        <w:t>o</w:t>
      </w:r>
      <w:r>
        <w:t xml:space="preserve"> phần mềm và sử dụng.</w:t>
      </w:r>
    </w:p>
    <w:p w14:paraId="670A5048" w14:textId="77777777" w:rsidR="00C34703" w:rsidRDefault="000F255E" w:rsidP="00C34703">
      <w:pPr>
        <w:keepNext/>
        <w:ind w:firstLine="284"/>
        <w:jc w:val="center"/>
      </w:pPr>
      <w:r>
        <w:rPr>
          <w:noProof/>
        </w:rPr>
        <w:drawing>
          <wp:inline distT="0" distB="0" distL="0" distR="0" wp14:anchorId="37663AEF" wp14:editId="1F07E6B6">
            <wp:extent cx="5297170" cy="2738967"/>
            <wp:effectExtent l="133350" t="133350" r="151130" b="1568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gnin.png"/>
                    <pic:cNvPicPr/>
                  </pic:nvPicPr>
                  <pic:blipFill rotWithShape="1">
                    <a:blip r:embed="rId26" cstate="print">
                      <a:extLst>
                        <a:ext uri="{28A0092B-C50C-407E-A947-70E740481C1C}">
                          <a14:useLocalDpi xmlns:a14="http://schemas.microsoft.com/office/drawing/2010/main" val="0"/>
                        </a:ext>
                      </a:extLst>
                    </a:blip>
                    <a:srcRect l="786" t="1362" r="809" b="843"/>
                    <a:stretch/>
                  </pic:blipFill>
                  <pic:spPr bwMode="auto">
                    <a:xfrm>
                      <a:off x="0" y="0"/>
                      <a:ext cx="5300524" cy="274070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D967738" w14:textId="3F90DBD3" w:rsidR="006B10EC" w:rsidRDefault="00C34703" w:rsidP="00C34703">
      <w:pPr>
        <w:pStyle w:val="Caption"/>
      </w:pPr>
      <w:bookmarkStart w:id="673" w:name="_Toc121066654"/>
      <w:r>
        <w:t xml:space="preserve">Hình 3. </w:t>
      </w:r>
      <w:fldSimple w:instr=" SEQ Hình_3. \* ARABIC ">
        <w:r w:rsidR="008E28E6">
          <w:rPr>
            <w:noProof/>
          </w:rPr>
          <w:t>5</w:t>
        </w:r>
      </w:fldSimple>
      <w:r>
        <w:t xml:space="preserve"> Đăng nhập</w:t>
      </w:r>
      <w:bookmarkEnd w:id="673"/>
    </w:p>
    <w:p w14:paraId="7296D58E" w14:textId="72160404" w:rsidR="00A45047" w:rsidRDefault="00711BEC" w:rsidP="0035770A">
      <w:pPr>
        <w:ind w:firstLine="284"/>
      </w:pPr>
      <w:r>
        <w:t>Ở phần thông tin cá nhân n</w:t>
      </w:r>
      <w:r w:rsidR="00112AA1">
        <w:t>gười dùng có thể thêm thông tin cá nhân cho tài khoản</w:t>
      </w:r>
    </w:p>
    <w:p w14:paraId="6E9E566C" w14:textId="77777777" w:rsidR="00C34703" w:rsidRDefault="00A45047" w:rsidP="00C34703">
      <w:pPr>
        <w:keepNext/>
        <w:ind w:firstLine="284"/>
        <w:jc w:val="center"/>
      </w:pPr>
      <w:r w:rsidRPr="00A45047">
        <w:rPr>
          <w:noProof/>
        </w:rPr>
        <w:drawing>
          <wp:inline distT="0" distB="0" distL="0" distR="0" wp14:anchorId="7FA39954" wp14:editId="6882144C">
            <wp:extent cx="5233106" cy="2690446"/>
            <wp:effectExtent l="133350" t="133350" r="139065" b="167640"/>
            <wp:docPr id="20" name="Picture 20" descr="D:\Đồ Án\DA Chuyên ngành 1\MYNOTE\MYNOTE\DESKTOP\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Đồ Án\DA Chuyên ngành 1\MYNOTE\MYNOTE\DESKTOP\Account.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915" t="616" r="1056" b="1156"/>
                    <a:stretch/>
                  </pic:blipFill>
                  <pic:spPr bwMode="auto">
                    <a:xfrm>
                      <a:off x="0" y="0"/>
                      <a:ext cx="5241409" cy="26947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E5AD6F2" w14:textId="3F5777E2" w:rsidR="00A45047" w:rsidRDefault="00C34703" w:rsidP="00C34703">
      <w:pPr>
        <w:pStyle w:val="Caption"/>
      </w:pPr>
      <w:bookmarkStart w:id="674" w:name="_Toc121066655"/>
      <w:r>
        <w:t xml:space="preserve">Hình 3. </w:t>
      </w:r>
      <w:fldSimple w:instr=" SEQ Hình_3. \* ARABIC ">
        <w:r w:rsidR="008E28E6">
          <w:rPr>
            <w:noProof/>
          </w:rPr>
          <w:t>6</w:t>
        </w:r>
      </w:fldSimple>
      <w:r>
        <w:t xml:space="preserve"> Thông tin cá nhân</w:t>
      </w:r>
      <w:bookmarkEnd w:id="674"/>
    </w:p>
    <w:p w14:paraId="2DAB18E3" w14:textId="77777777" w:rsidR="00711BEC" w:rsidRDefault="00711BEC">
      <w:pPr>
        <w:spacing w:line="240" w:lineRule="auto"/>
        <w:ind w:firstLine="0"/>
        <w:jc w:val="left"/>
        <w:rPr>
          <w:b/>
        </w:rPr>
      </w:pPr>
      <w:r>
        <w:br w:type="page"/>
      </w:r>
    </w:p>
    <w:p w14:paraId="3CEF9B05" w14:textId="27B6DF8E" w:rsidR="0035770A" w:rsidRDefault="000028C3" w:rsidP="000028C3">
      <w:pPr>
        <w:pStyle w:val="Heading4"/>
        <w:numPr>
          <w:ilvl w:val="2"/>
          <w:numId w:val="122"/>
        </w:numPr>
      </w:pPr>
      <w:bookmarkStart w:id="675" w:name="_Toc121066525"/>
      <w:r>
        <w:lastRenderedPageBreak/>
        <w:t>Trang chủ</w:t>
      </w:r>
      <w:bookmarkEnd w:id="675"/>
    </w:p>
    <w:p w14:paraId="7590ECA1" w14:textId="089D115B" w:rsidR="00711BEC" w:rsidRPr="00711BEC" w:rsidRDefault="003C4D60" w:rsidP="00711BEC">
      <w:r>
        <w:t xml:space="preserve">Trang chủ hiển thị tất cả các ghi chú </w:t>
      </w:r>
      <w:r w:rsidR="00C10044">
        <w:t xml:space="preserve">người dùng </w:t>
      </w:r>
      <w:r>
        <w:t xml:space="preserve">đã tạo </w:t>
      </w:r>
      <w:r w:rsidR="00C10044">
        <w:t xml:space="preserve">trước đó </w:t>
      </w:r>
      <w:r>
        <w:t>và phần thêm ghi chú và todolist</w:t>
      </w:r>
      <w:r w:rsidR="00C10044">
        <w:t>. Khi nhấn và “Create Note” thì một ghi chú mới sẽ được tạo và người dùng có thể bắt đầu ghi chú ngay lập tức.</w:t>
      </w:r>
    </w:p>
    <w:p w14:paraId="5B219F8E" w14:textId="77777777" w:rsidR="00C34703" w:rsidRDefault="000028C3" w:rsidP="00C34703">
      <w:pPr>
        <w:keepNext/>
        <w:ind w:firstLine="284"/>
        <w:jc w:val="center"/>
      </w:pPr>
      <w:r w:rsidRPr="000028C3">
        <w:rPr>
          <w:noProof/>
        </w:rPr>
        <w:drawing>
          <wp:inline distT="0" distB="0" distL="0" distR="0" wp14:anchorId="0BA30719" wp14:editId="40702EF4">
            <wp:extent cx="5179448" cy="2778369"/>
            <wp:effectExtent l="133350" t="133350" r="154940" b="155575"/>
            <wp:docPr id="15" name="Picture 15" descr="D:\Đồ Án\DA Chuyên ngành 1\MYNOTE\MYNOTE\DESKTOP\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Đồ Án\DA Chuyên ngành 1\MYNOTE\MYNOTE\DESKTOP\Home.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472" t="882" r="579"/>
                    <a:stretch/>
                  </pic:blipFill>
                  <pic:spPr bwMode="auto">
                    <a:xfrm>
                      <a:off x="0" y="0"/>
                      <a:ext cx="5193949" cy="278614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8D08C4F" w14:textId="61623080" w:rsidR="00BA48BE" w:rsidRDefault="00C34703" w:rsidP="00C34482">
      <w:pPr>
        <w:pStyle w:val="Caption"/>
      </w:pPr>
      <w:bookmarkStart w:id="676" w:name="_Toc121066656"/>
      <w:r>
        <w:t xml:space="preserve">Hình 3. </w:t>
      </w:r>
      <w:fldSimple w:instr=" SEQ Hình_3. \* ARABIC ">
        <w:r w:rsidR="008E28E6">
          <w:rPr>
            <w:noProof/>
          </w:rPr>
          <w:t>7</w:t>
        </w:r>
      </w:fldSimple>
      <w:r w:rsidR="00C34482">
        <w:t xml:space="preserve"> Trang chủ</w:t>
      </w:r>
      <w:r w:rsidR="00BB4030">
        <w:t xml:space="preserve"> trên desktop</w:t>
      </w:r>
      <w:bookmarkEnd w:id="676"/>
    </w:p>
    <w:p w14:paraId="7C665775" w14:textId="7E97D881" w:rsidR="00BA48BE" w:rsidRDefault="009D0074" w:rsidP="009D0074">
      <w:pPr>
        <w:pStyle w:val="Heading4"/>
        <w:numPr>
          <w:ilvl w:val="2"/>
          <w:numId w:val="122"/>
        </w:numPr>
      </w:pPr>
      <w:bookmarkStart w:id="677" w:name="_Toc121066526"/>
      <w:r>
        <w:t>Ghi chú</w:t>
      </w:r>
      <w:bookmarkEnd w:id="677"/>
    </w:p>
    <w:p w14:paraId="2259B77D" w14:textId="5F55EDE2" w:rsidR="00C10044" w:rsidRPr="00C10044" w:rsidRDefault="00B2423B" w:rsidP="00C10044">
      <w:r>
        <w:t>Ở phần “Note” hiển thị tất cả ghi chú của người dùng.</w:t>
      </w:r>
    </w:p>
    <w:p w14:paraId="4198F69C" w14:textId="77777777" w:rsidR="00C34482" w:rsidRDefault="009D0074" w:rsidP="00C34482">
      <w:pPr>
        <w:keepNext/>
        <w:ind w:firstLine="284"/>
        <w:jc w:val="center"/>
      </w:pPr>
      <w:r w:rsidRPr="009D0074">
        <w:rPr>
          <w:noProof/>
        </w:rPr>
        <w:drawing>
          <wp:inline distT="0" distB="0" distL="0" distR="0" wp14:anchorId="42D585EF" wp14:editId="49CF162C">
            <wp:extent cx="5232802" cy="2813538"/>
            <wp:effectExtent l="133350" t="133350" r="139700" b="158750"/>
            <wp:docPr id="21" name="Picture 21" descr="D:\Đồ Án\DA Chuyên ngành 1\MYNOTE\MYNOTE\DESKTOP\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Đồ Án\DA Chuyên ngành 1\MYNOTE\MYNOTE\DESKTOP\Note.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48779" cy="28221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A05F27C" w14:textId="78032675" w:rsidR="009D0074" w:rsidRDefault="00C34482" w:rsidP="00C34482">
      <w:pPr>
        <w:pStyle w:val="Caption"/>
      </w:pPr>
      <w:bookmarkStart w:id="678" w:name="_Toc121066657"/>
      <w:r>
        <w:t xml:space="preserve">Hình 3. </w:t>
      </w:r>
      <w:fldSimple w:instr=" SEQ Hình_3. \* ARABIC ">
        <w:r w:rsidR="008E28E6">
          <w:rPr>
            <w:noProof/>
          </w:rPr>
          <w:t>8</w:t>
        </w:r>
      </w:fldSimple>
      <w:r>
        <w:t xml:space="preserve"> Ghi chú</w:t>
      </w:r>
      <w:r w:rsidR="00BB4030">
        <w:t xml:space="preserve"> trên desktop</w:t>
      </w:r>
      <w:bookmarkEnd w:id="678"/>
    </w:p>
    <w:p w14:paraId="28619574" w14:textId="0D68EFF8" w:rsidR="00D45636" w:rsidRDefault="00D45636" w:rsidP="004D02AB">
      <w:pPr>
        <w:ind w:firstLine="284"/>
      </w:pPr>
      <w:r>
        <w:lastRenderedPageBreak/>
        <w:t xml:space="preserve">Người dùng nhấn vào ghi chú </w:t>
      </w:r>
      <w:r w:rsidR="003419D7">
        <w:t>mà mình cần chỉnh sửa</w:t>
      </w:r>
      <w:r>
        <w:t xml:space="preserve"> và tiến hành sửa nội dung chi tiết của ghi chú</w:t>
      </w:r>
      <w:r w:rsidR="006D0F31">
        <w:t>.</w:t>
      </w:r>
    </w:p>
    <w:p w14:paraId="3CA1A2B9" w14:textId="77777777" w:rsidR="00C34482" w:rsidRDefault="009D0074" w:rsidP="00C34482">
      <w:pPr>
        <w:keepNext/>
        <w:ind w:firstLine="284"/>
        <w:jc w:val="center"/>
      </w:pPr>
      <w:r w:rsidRPr="009D0074">
        <w:rPr>
          <w:noProof/>
        </w:rPr>
        <w:drawing>
          <wp:inline distT="0" distB="0" distL="0" distR="0" wp14:anchorId="36855958" wp14:editId="764126F4">
            <wp:extent cx="4994031" cy="2673412"/>
            <wp:effectExtent l="133350" t="133350" r="149860" b="165100"/>
            <wp:docPr id="22" name="Picture 22" descr="D:\Đồ Án\DA Chuyên ngành 1\MYNOTE\MYNOTE\DESKTOP\Note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Đồ Án\DA Chuyên ngành 1\MYNOTE\MYNOTE\DESKTOP\NoteDetail.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08230" cy="268101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B63DFF" w14:textId="39DED8B7" w:rsidR="009D0074" w:rsidRDefault="00C34482" w:rsidP="00C34482">
      <w:pPr>
        <w:pStyle w:val="Caption"/>
      </w:pPr>
      <w:bookmarkStart w:id="679" w:name="_Toc121066658"/>
      <w:r>
        <w:t xml:space="preserve">Hình 3. </w:t>
      </w:r>
      <w:fldSimple w:instr=" SEQ Hình_3. \* ARABIC ">
        <w:r w:rsidR="008E28E6">
          <w:rPr>
            <w:noProof/>
          </w:rPr>
          <w:t>9</w:t>
        </w:r>
      </w:fldSimple>
      <w:r>
        <w:t xml:space="preserve"> Chi tiết ghi chú</w:t>
      </w:r>
      <w:r w:rsidR="00BB4030">
        <w:t xml:space="preserve"> trên desktop</w:t>
      </w:r>
      <w:bookmarkEnd w:id="679"/>
    </w:p>
    <w:p w14:paraId="277BA233" w14:textId="5A7BB86E" w:rsidR="009D0074" w:rsidRDefault="009D0074" w:rsidP="009D0074">
      <w:pPr>
        <w:pStyle w:val="Heading4"/>
        <w:numPr>
          <w:ilvl w:val="2"/>
          <w:numId w:val="122"/>
        </w:numPr>
      </w:pPr>
      <w:bookmarkStart w:id="680" w:name="_Toc121066527"/>
      <w:r>
        <w:t>Tập ghi chú</w:t>
      </w:r>
      <w:bookmarkEnd w:id="680"/>
    </w:p>
    <w:p w14:paraId="1025E3AF" w14:textId="4C1AFCA4" w:rsidR="007E0924" w:rsidRPr="00B17F93" w:rsidRDefault="00B17F93" w:rsidP="00B17F93">
      <w:r>
        <w:t>Tập ghi chú gồm nhiều ghi chú mà người dùng thêm vào chung một chủ đề</w:t>
      </w:r>
      <w:r w:rsidR="007E0924">
        <w:t>. Tương tự như ghi chú người dùng vẫn có thể xem, xóa, thêm và sửa ghi chú.</w:t>
      </w:r>
    </w:p>
    <w:p w14:paraId="79DBF463" w14:textId="77777777" w:rsidR="00C34482" w:rsidRDefault="009D0074" w:rsidP="00C34482">
      <w:pPr>
        <w:keepNext/>
        <w:ind w:firstLine="284"/>
        <w:jc w:val="center"/>
      </w:pPr>
      <w:r w:rsidRPr="009D0074">
        <w:rPr>
          <w:noProof/>
        </w:rPr>
        <w:drawing>
          <wp:inline distT="0" distB="0" distL="0" distR="0" wp14:anchorId="5BEBB60D" wp14:editId="1CAC300A">
            <wp:extent cx="5227955" cy="2796184"/>
            <wp:effectExtent l="133350" t="133350" r="144145" b="156845"/>
            <wp:docPr id="23" name="Picture 23" descr="D:\Đồ Án\DA Chuyên ngành 1\MYNOTE\MYNOTE\DESKTOP\Note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Đồ Án\DA Chuyên ngành 1\MYNOTE\MYNOTE\DESKTOP\Notebook.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39251" cy="28022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D9D433" w14:textId="5A45F8A3" w:rsidR="009D0074" w:rsidRDefault="00C34482" w:rsidP="00C34482">
      <w:pPr>
        <w:pStyle w:val="Caption"/>
      </w:pPr>
      <w:bookmarkStart w:id="681" w:name="_Toc121066659"/>
      <w:r>
        <w:t xml:space="preserve">Hình 3. </w:t>
      </w:r>
      <w:fldSimple w:instr=" SEQ Hình_3. \* ARABIC ">
        <w:r w:rsidR="008E28E6">
          <w:rPr>
            <w:noProof/>
          </w:rPr>
          <w:t>10</w:t>
        </w:r>
      </w:fldSimple>
      <w:r>
        <w:t xml:space="preserve"> Tập ghi chú</w:t>
      </w:r>
      <w:r w:rsidR="00BB4030">
        <w:t xml:space="preserve"> trên desktop</w:t>
      </w:r>
      <w:bookmarkEnd w:id="681"/>
    </w:p>
    <w:p w14:paraId="01269A74" w14:textId="77777777" w:rsidR="00580CA6" w:rsidRDefault="00580CA6">
      <w:pPr>
        <w:spacing w:line="240" w:lineRule="auto"/>
        <w:ind w:firstLine="0"/>
        <w:jc w:val="left"/>
        <w:rPr>
          <w:b/>
        </w:rPr>
      </w:pPr>
      <w:r>
        <w:br w:type="page"/>
      </w:r>
    </w:p>
    <w:p w14:paraId="13F2549F" w14:textId="6276C313" w:rsidR="00F15F2B" w:rsidRDefault="00F15F2B" w:rsidP="00F15F2B">
      <w:pPr>
        <w:pStyle w:val="Heading4"/>
        <w:numPr>
          <w:ilvl w:val="2"/>
          <w:numId w:val="122"/>
        </w:numPr>
      </w:pPr>
      <w:bookmarkStart w:id="682" w:name="_Toc121066528"/>
      <w:r>
        <w:lastRenderedPageBreak/>
        <w:t>Ghi chú yêu thích</w:t>
      </w:r>
      <w:bookmarkEnd w:id="682"/>
    </w:p>
    <w:p w14:paraId="6F847F54" w14:textId="6281476D" w:rsidR="00580CA6" w:rsidRPr="00580CA6" w:rsidRDefault="00580CA6" w:rsidP="00580CA6">
      <w:r>
        <w:t xml:space="preserve">Ghi chú yêu thích </w:t>
      </w:r>
      <w:r w:rsidR="00F74618">
        <w:t>gồm các ghi chú</w:t>
      </w:r>
      <w:r w:rsidR="00DC5217">
        <w:t xml:space="preserve"> được người dùng đánh dấu để dễ dàng tìm kiếm hơn trong việc sử dụng ghi chú.</w:t>
      </w:r>
    </w:p>
    <w:p w14:paraId="3A1AF5D7" w14:textId="77777777" w:rsidR="00C34482" w:rsidRDefault="00F15F2B" w:rsidP="00C34482">
      <w:pPr>
        <w:keepNext/>
        <w:ind w:firstLine="284"/>
        <w:jc w:val="center"/>
      </w:pPr>
      <w:r w:rsidRPr="00F15F2B">
        <w:rPr>
          <w:noProof/>
        </w:rPr>
        <w:drawing>
          <wp:inline distT="0" distB="0" distL="0" distR="0" wp14:anchorId="228CE735" wp14:editId="55BE46B2">
            <wp:extent cx="5228492" cy="2786167"/>
            <wp:effectExtent l="133350" t="133350" r="144145" b="167005"/>
            <wp:docPr id="24" name="Picture 24" descr="D:\Đồ Án\DA Chuyên ngành 1\MYNOTE\MYNOTE\DESKTOP\Favorite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Đồ Án\DA Chuyên ngành 1\MYNOTE\MYNOTE\DESKTOP\FavoriteNot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38680" cy="279159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A17E34F" w14:textId="67519B34" w:rsidR="00F15F2B" w:rsidRDefault="00C34482" w:rsidP="00C34482">
      <w:pPr>
        <w:pStyle w:val="Caption"/>
      </w:pPr>
      <w:bookmarkStart w:id="683" w:name="_Toc121066660"/>
      <w:r>
        <w:t xml:space="preserve">Hình 3. </w:t>
      </w:r>
      <w:fldSimple w:instr=" SEQ Hình_3. \* ARABIC ">
        <w:r w:rsidR="008E28E6">
          <w:rPr>
            <w:noProof/>
          </w:rPr>
          <w:t>11</w:t>
        </w:r>
      </w:fldSimple>
      <w:r>
        <w:t xml:space="preserve"> Ghi chú yêu thích</w:t>
      </w:r>
      <w:r w:rsidR="00BB4030">
        <w:t xml:space="preserve"> trên desktop</w:t>
      </w:r>
      <w:bookmarkEnd w:id="683"/>
    </w:p>
    <w:p w14:paraId="7E44B83A" w14:textId="27F8593F" w:rsidR="00F15F2B" w:rsidRDefault="00CE618A" w:rsidP="00F15F2B">
      <w:pPr>
        <w:pStyle w:val="Heading4"/>
        <w:numPr>
          <w:ilvl w:val="2"/>
          <w:numId w:val="122"/>
        </w:numPr>
      </w:pPr>
      <w:bookmarkStart w:id="684" w:name="_Toc121066529"/>
      <w:r>
        <w:t>Lập lịch</w:t>
      </w:r>
      <w:bookmarkEnd w:id="684"/>
    </w:p>
    <w:p w14:paraId="7D849B14" w14:textId="0E6C2524" w:rsidR="00BE2E6E" w:rsidRPr="00BE2E6E" w:rsidRDefault="00BE2E6E" w:rsidP="00BE2E6E">
      <w:r>
        <w:t>Tạo thời gian biểu nhắc nhở hàng ngày cho người dùng thuận tiện hơn trong việc sử dụng th</w:t>
      </w:r>
      <w:r w:rsidR="0026274D">
        <w:t>ời gian hằng ngày.</w:t>
      </w:r>
    </w:p>
    <w:p w14:paraId="2997E739" w14:textId="77777777" w:rsidR="00C34482" w:rsidRDefault="00020405" w:rsidP="00C34482">
      <w:pPr>
        <w:keepNext/>
        <w:ind w:firstLine="284"/>
        <w:jc w:val="center"/>
      </w:pPr>
      <w:r w:rsidRPr="00020405">
        <w:rPr>
          <w:noProof/>
        </w:rPr>
        <w:drawing>
          <wp:inline distT="0" distB="0" distL="0" distR="0" wp14:anchorId="4E4AE632" wp14:editId="726891DC">
            <wp:extent cx="5229773" cy="2719754"/>
            <wp:effectExtent l="133350" t="133350" r="142875" b="156845"/>
            <wp:docPr id="26" name="Picture 26" descr="D:\Đồ Án\DA Chuyên ngành 1\MYNOTE\MYNOTE\DESKTOP\Sche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Đồ Án\DA Chuyên ngành 1\MYNOTE\MYNOTE\DESKTOP\Schedule.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43750" cy="272702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4717F33" w14:textId="341C3ED8" w:rsidR="00020405" w:rsidRDefault="00C34482" w:rsidP="00C34482">
      <w:pPr>
        <w:pStyle w:val="Caption"/>
      </w:pPr>
      <w:bookmarkStart w:id="685" w:name="_Toc121066661"/>
      <w:r>
        <w:t xml:space="preserve">Hình 3. </w:t>
      </w:r>
      <w:fldSimple w:instr=" SEQ Hình_3. \* ARABIC ">
        <w:r w:rsidR="008E28E6">
          <w:rPr>
            <w:noProof/>
          </w:rPr>
          <w:t>12</w:t>
        </w:r>
      </w:fldSimple>
      <w:r>
        <w:t xml:space="preserve"> Lập lịch</w:t>
      </w:r>
      <w:r w:rsidR="00BB4030">
        <w:t xml:space="preserve"> trên desktop</w:t>
      </w:r>
      <w:bookmarkEnd w:id="685"/>
    </w:p>
    <w:p w14:paraId="25C84487" w14:textId="3EA2339F" w:rsidR="00020405" w:rsidRDefault="00020405" w:rsidP="00020405">
      <w:pPr>
        <w:pStyle w:val="Heading3"/>
        <w:numPr>
          <w:ilvl w:val="1"/>
          <w:numId w:val="122"/>
        </w:numPr>
      </w:pPr>
      <w:bookmarkStart w:id="686" w:name="_Toc121066530"/>
      <w:r>
        <w:lastRenderedPageBreak/>
        <w:t>Xây dựng chương trình trên Android và IOS</w:t>
      </w:r>
      <w:bookmarkEnd w:id="686"/>
    </w:p>
    <w:p w14:paraId="57D1244F" w14:textId="5A589185" w:rsidR="00020405" w:rsidRDefault="003104DE" w:rsidP="003104DE">
      <w:pPr>
        <w:pStyle w:val="Heading4"/>
        <w:numPr>
          <w:ilvl w:val="2"/>
          <w:numId w:val="122"/>
        </w:numPr>
      </w:pPr>
      <w:bookmarkStart w:id="687" w:name="_Toc121066531"/>
      <w:r>
        <w:t>User</w:t>
      </w:r>
      <w:bookmarkEnd w:id="687"/>
    </w:p>
    <w:p w14:paraId="12D37921" w14:textId="4868B8E6" w:rsidR="0026274D" w:rsidRPr="0026274D" w:rsidRDefault="00C758F2" w:rsidP="0026274D">
      <w:r>
        <w:t>Phần mềm giới thiệu</w:t>
      </w:r>
      <w:r w:rsidR="00793AC3">
        <w:t xml:space="preserve"> cho người dùng lần đầu sử dụng. Tương tự như trên Desktop người dùng tiến hành đăng nhập hoặc đăng ký (nếu chư có tài khoản). Tài khoản </w:t>
      </w:r>
      <w:r w:rsidR="00165035">
        <w:t xml:space="preserve">của người dùng </w:t>
      </w:r>
      <w:r w:rsidR="00793AC3">
        <w:t>sẽ được đồng bộ trên mọi nền tảng</w:t>
      </w:r>
      <w:r w:rsidR="00165035">
        <w:t>.</w:t>
      </w:r>
    </w:p>
    <w:p w14:paraId="0447E183" w14:textId="77777777" w:rsidR="00BB4030" w:rsidRDefault="003104DE" w:rsidP="00BB4030">
      <w:pPr>
        <w:keepNext/>
        <w:jc w:val="center"/>
      </w:pPr>
      <w:r w:rsidRPr="003104DE">
        <w:rPr>
          <w:noProof/>
        </w:rPr>
        <w:drawing>
          <wp:inline distT="0" distB="0" distL="0" distR="0" wp14:anchorId="6EEE510D" wp14:editId="6B86F157">
            <wp:extent cx="3220865" cy="6465277"/>
            <wp:effectExtent l="114300" t="114300" r="113030" b="145415"/>
            <wp:docPr id="27" name="Picture 27" descr="D:\Đồ Án\DA Chuyên ngành 1\MYNOTE\MYNOTE\ANDROID_IOS\in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Đồ Án\DA Chuyên ngành 1\MYNOTE\MYNOTE\ANDROID_IOS\intro.jpg"/>
                    <pic:cNvPicPr>
                      <a:picLocks noChangeAspect="1" noChangeArrowheads="1"/>
                    </pic:cNvPicPr>
                  </pic:nvPicPr>
                  <pic:blipFill rotWithShape="1">
                    <a:blip r:embed="rId34">
                      <a:extLst>
                        <a:ext uri="{28A0092B-C50C-407E-A947-70E740481C1C}">
                          <a14:useLocalDpi xmlns:a14="http://schemas.microsoft.com/office/drawing/2010/main" val="0"/>
                        </a:ext>
                      </a:extLst>
                    </a:blip>
                    <a:srcRect t="4231" b="5440"/>
                    <a:stretch/>
                  </pic:blipFill>
                  <pic:spPr bwMode="auto">
                    <a:xfrm>
                      <a:off x="0" y="0"/>
                      <a:ext cx="3229275" cy="648215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19BD8A3" w14:textId="71FDB337" w:rsidR="003104DE" w:rsidRDefault="00BB4030" w:rsidP="00BB4030">
      <w:pPr>
        <w:pStyle w:val="Caption"/>
      </w:pPr>
      <w:bookmarkStart w:id="688" w:name="_Toc121066662"/>
      <w:r>
        <w:t xml:space="preserve">Hình 3. </w:t>
      </w:r>
      <w:fldSimple w:instr=" SEQ Hình_3. \* ARABIC ">
        <w:r w:rsidR="008E28E6">
          <w:rPr>
            <w:noProof/>
          </w:rPr>
          <w:t>13</w:t>
        </w:r>
      </w:fldSimple>
      <w:r>
        <w:t xml:space="preserve"> Intro trên Android và IOS</w:t>
      </w:r>
      <w:bookmarkEnd w:id="688"/>
    </w:p>
    <w:p w14:paraId="47373566" w14:textId="3CDB3767" w:rsidR="003104DE" w:rsidRDefault="00BB4030" w:rsidP="00BB4030">
      <w:pPr>
        <w:pStyle w:val="ListParagraph"/>
        <w:numPr>
          <w:ilvl w:val="0"/>
          <w:numId w:val="152"/>
        </w:numPr>
      </w:pPr>
      <w:r>
        <w:lastRenderedPageBreak/>
        <w:t>Đăng ký.</w:t>
      </w:r>
    </w:p>
    <w:p w14:paraId="0BC33000" w14:textId="77777777" w:rsidR="00BB4030" w:rsidRDefault="003104DE" w:rsidP="00BB4030">
      <w:pPr>
        <w:keepNext/>
        <w:jc w:val="center"/>
      </w:pPr>
      <w:r w:rsidRPr="003104DE">
        <w:rPr>
          <w:noProof/>
        </w:rPr>
        <w:drawing>
          <wp:inline distT="0" distB="0" distL="0" distR="0" wp14:anchorId="2BB63267" wp14:editId="53B85BFC">
            <wp:extent cx="3581400" cy="7179997"/>
            <wp:effectExtent l="133350" t="114300" r="133350" b="173355"/>
            <wp:docPr id="28" name="Picture 28" descr="D:\Đồ Án\DA Chuyên ngành 1\MYNOTE\MYNOTE\ANDROID_IOS\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Đồ Án\DA Chuyên ngành 1\MYNOTE\MYNOTE\ANDROID_IOS\Register.jpg"/>
                    <pic:cNvPicPr>
                      <a:picLocks noChangeAspect="1" noChangeArrowheads="1"/>
                    </pic:cNvPicPr>
                  </pic:nvPicPr>
                  <pic:blipFill rotWithShape="1">
                    <a:blip r:embed="rId35">
                      <a:extLst>
                        <a:ext uri="{28A0092B-C50C-407E-A947-70E740481C1C}">
                          <a14:useLocalDpi xmlns:a14="http://schemas.microsoft.com/office/drawing/2010/main" val="0"/>
                        </a:ext>
                      </a:extLst>
                    </a:blip>
                    <a:srcRect t="4204" b="5580"/>
                    <a:stretch/>
                  </pic:blipFill>
                  <pic:spPr bwMode="auto">
                    <a:xfrm>
                      <a:off x="0" y="0"/>
                      <a:ext cx="3588812" cy="71948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D9CE05C" w14:textId="5B3E8068" w:rsidR="003104DE" w:rsidRDefault="00BB4030" w:rsidP="008E28E6">
      <w:pPr>
        <w:pStyle w:val="Caption"/>
      </w:pPr>
      <w:bookmarkStart w:id="689" w:name="_Toc121066663"/>
      <w:r>
        <w:t xml:space="preserve">Hình 3. </w:t>
      </w:r>
      <w:fldSimple w:instr=" SEQ Hình_3. \* ARABIC ">
        <w:r w:rsidR="008E28E6">
          <w:rPr>
            <w:noProof/>
          </w:rPr>
          <w:t>14</w:t>
        </w:r>
      </w:fldSimple>
      <w:r>
        <w:t xml:space="preserve"> Đăng ký trên Android và IOS</w:t>
      </w:r>
      <w:bookmarkEnd w:id="689"/>
    </w:p>
    <w:p w14:paraId="507CF16D" w14:textId="6446CCEB" w:rsidR="008E28E6" w:rsidRDefault="008E28E6">
      <w:pPr>
        <w:spacing w:line="240" w:lineRule="auto"/>
        <w:ind w:firstLine="0"/>
        <w:jc w:val="left"/>
      </w:pPr>
      <w:r>
        <w:br w:type="page"/>
      </w:r>
    </w:p>
    <w:p w14:paraId="0B3049E9" w14:textId="6EFFA483" w:rsidR="008E28E6" w:rsidRDefault="008E28E6" w:rsidP="008E28E6">
      <w:pPr>
        <w:pStyle w:val="ListParagraph"/>
        <w:numPr>
          <w:ilvl w:val="0"/>
          <w:numId w:val="152"/>
        </w:numPr>
      </w:pPr>
      <w:r>
        <w:lastRenderedPageBreak/>
        <w:t>Đăng nhập.</w:t>
      </w:r>
    </w:p>
    <w:p w14:paraId="5DDCEE1B" w14:textId="77777777" w:rsidR="008E28E6" w:rsidRDefault="003104DE" w:rsidP="008E28E6">
      <w:pPr>
        <w:keepNext/>
        <w:jc w:val="center"/>
      </w:pPr>
      <w:r w:rsidRPr="003104DE">
        <w:rPr>
          <w:noProof/>
        </w:rPr>
        <w:drawing>
          <wp:inline distT="0" distB="0" distL="0" distR="0" wp14:anchorId="3334D69C" wp14:editId="06DEE01E">
            <wp:extent cx="3649312" cy="7338646"/>
            <wp:effectExtent l="133350" t="114300" r="123190" b="167640"/>
            <wp:docPr id="29" name="Picture 29" descr="D:\Đồ Án\DA Chuyên ngành 1\MYNOTE\MYNOTE\ANDROID_IOS\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Đồ Án\DA Chuyên ngành 1\MYNOTE\MYNOTE\ANDROID_IOS\Login.jpg"/>
                    <pic:cNvPicPr>
                      <a:picLocks noChangeAspect="1" noChangeArrowheads="1"/>
                    </pic:cNvPicPr>
                  </pic:nvPicPr>
                  <pic:blipFill rotWithShape="1">
                    <a:blip r:embed="rId36">
                      <a:extLst>
                        <a:ext uri="{28A0092B-C50C-407E-A947-70E740481C1C}">
                          <a14:useLocalDpi xmlns:a14="http://schemas.microsoft.com/office/drawing/2010/main" val="0"/>
                        </a:ext>
                      </a:extLst>
                    </a:blip>
                    <a:srcRect t="4150" b="5356"/>
                    <a:stretch/>
                  </pic:blipFill>
                  <pic:spPr bwMode="auto">
                    <a:xfrm>
                      <a:off x="0" y="0"/>
                      <a:ext cx="3657690" cy="73554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D15F6AF" w14:textId="01A30F13" w:rsidR="008E28E6" w:rsidRDefault="008E28E6" w:rsidP="008E28E6">
      <w:pPr>
        <w:pStyle w:val="Caption"/>
      </w:pPr>
      <w:bookmarkStart w:id="690" w:name="_Toc121066664"/>
      <w:r>
        <w:t xml:space="preserve">Hình 3. </w:t>
      </w:r>
      <w:fldSimple w:instr=" SEQ Hình_3. \* ARABIC ">
        <w:r>
          <w:rPr>
            <w:noProof/>
          </w:rPr>
          <w:t>15</w:t>
        </w:r>
      </w:fldSimple>
      <w:r>
        <w:t xml:space="preserve"> Đăng nhập trên Android và IOS</w:t>
      </w:r>
      <w:bookmarkEnd w:id="690"/>
    </w:p>
    <w:p w14:paraId="58C8D935" w14:textId="54B8B574" w:rsidR="003104DE" w:rsidRDefault="003104DE" w:rsidP="008E28E6">
      <w:pPr>
        <w:pStyle w:val="Caption"/>
      </w:pPr>
    </w:p>
    <w:p w14:paraId="4D56230D" w14:textId="45FCFB36" w:rsidR="003104DE" w:rsidRDefault="008E28E6" w:rsidP="008E28E6">
      <w:pPr>
        <w:pStyle w:val="ListParagraph"/>
        <w:numPr>
          <w:ilvl w:val="0"/>
          <w:numId w:val="152"/>
        </w:numPr>
      </w:pPr>
      <w:r>
        <w:lastRenderedPageBreak/>
        <w:t>Thông tin cá nhân</w:t>
      </w:r>
    </w:p>
    <w:p w14:paraId="2869D7BB" w14:textId="77777777" w:rsidR="008E28E6" w:rsidRDefault="003104DE" w:rsidP="008E28E6">
      <w:pPr>
        <w:keepNext/>
        <w:jc w:val="center"/>
      </w:pPr>
      <w:r w:rsidRPr="003104DE">
        <w:rPr>
          <w:noProof/>
        </w:rPr>
        <w:drawing>
          <wp:inline distT="0" distB="0" distL="0" distR="0" wp14:anchorId="4EA254FA" wp14:editId="59142333">
            <wp:extent cx="3492500" cy="7016262"/>
            <wp:effectExtent l="114300" t="114300" r="107950" b="146685"/>
            <wp:docPr id="30" name="Picture 30" descr="D:\Đồ Án\DA Chuyên ngành 1\MYNOTE\MYNOTE\ANDROID_IOS\Set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Đồ Án\DA Chuyên ngành 1\MYNOTE\MYNOTE\ANDROID_IOS\Setting.jpg"/>
                    <pic:cNvPicPr>
                      <a:picLocks noChangeAspect="1" noChangeArrowheads="1"/>
                    </pic:cNvPicPr>
                  </pic:nvPicPr>
                  <pic:blipFill rotWithShape="1">
                    <a:blip r:embed="rId37">
                      <a:extLst>
                        <a:ext uri="{28A0092B-C50C-407E-A947-70E740481C1C}">
                          <a14:useLocalDpi xmlns:a14="http://schemas.microsoft.com/office/drawing/2010/main" val="0"/>
                        </a:ext>
                      </a:extLst>
                    </a:blip>
                    <a:srcRect t="4229" b="5369"/>
                    <a:stretch/>
                  </pic:blipFill>
                  <pic:spPr bwMode="auto">
                    <a:xfrm>
                      <a:off x="0" y="0"/>
                      <a:ext cx="3500926" cy="703318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E0908AE" w14:textId="248E5E14" w:rsidR="003104DE" w:rsidRDefault="008E28E6" w:rsidP="008E28E6">
      <w:pPr>
        <w:pStyle w:val="Caption"/>
      </w:pPr>
      <w:bookmarkStart w:id="691" w:name="_Toc121066665"/>
      <w:r>
        <w:t xml:space="preserve">Hình 3. </w:t>
      </w:r>
      <w:fldSimple w:instr=" SEQ Hình_3. \* ARABIC ">
        <w:r>
          <w:rPr>
            <w:noProof/>
          </w:rPr>
          <w:t>16</w:t>
        </w:r>
      </w:fldSimple>
      <w:r>
        <w:t xml:space="preserve"> Thông tin cá nhân trên Android và IOS</w:t>
      </w:r>
      <w:bookmarkEnd w:id="691"/>
    </w:p>
    <w:p w14:paraId="5C120540" w14:textId="27EB5B57" w:rsidR="003104DE" w:rsidRDefault="003104DE" w:rsidP="003104DE">
      <w:pPr>
        <w:pStyle w:val="Heading4"/>
        <w:numPr>
          <w:ilvl w:val="2"/>
          <w:numId w:val="122"/>
        </w:numPr>
      </w:pPr>
      <w:bookmarkStart w:id="692" w:name="_Toc121066532"/>
      <w:r>
        <w:lastRenderedPageBreak/>
        <w:t>Trang chủ</w:t>
      </w:r>
      <w:bookmarkEnd w:id="692"/>
    </w:p>
    <w:p w14:paraId="5AC34603" w14:textId="77777777" w:rsidR="008E28E6" w:rsidRDefault="003104DE" w:rsidP="008E28E6">
      <w:pPr>
        <w:keepNext/>
        <w:jc w:val="center"/>
      </w:pPr>
      <w:r w:rsidRPr="003104DE">
        <w:rPr>
          <w:noProof/>
        </w:rPr>
        <w:drawing>
          <wp:inline distT="0" distB="0" distL="0" distR="0" wp14:anchorId="4F7D6149" wp14:editId="565D99CF">
            <wp:extent cx="3660293" cy="7397261"/>
            <wp:effectExtent l="133350" t="114300" r="130810" b="165735"/>
            <wp:docPr id="31" name="Picture 31" descr="D:\Đồ Án\DA Chuyên ngành 1\MYNOTE\MYNOTE\ANDROID_IOS\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Đồ Án\DA Chuyên ngành 1\MYNOTE\MYNOTE\ANDROID_IOS\Home.jpg"/>
                    <pic:cNvPicPr>
                      <a:picLocks noChangeAspect="1" noChangeArrowheads="1"/>
                    </pic:cNvPicPr>
                  </pic:nvPicPr>
                  <pic:blipFill rotWithShape="1">
                    <a:blip r:embed="rId38">
                      <a:extLst>
                        <a:ext uri="{28A0092B-C50C-407E-A947-70E740481C1C}">
                          <a14:useLocalDpi xmlns:a14="http://schemas.microsoft.com/office/drawing/2010/main" val="0"/>
                        </a:ext>
                      </a:extLst>
                    </a:blip>
                    <a:srcRect t="4267" b="4790"/>
                    <a:stretch/>
                  </pic:blipFill>
                  <pic:spPr bwMode="auto">
                    <a:xfrm>
                      <a:off x="0" y="0"/>
                      <a:ext cx="3670630" cy="74181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E842FB3" w14:textId="0249EB64" w:rsidR="003104DE" w:rsidRDefault="008E28E6" w:rsidP="008E28E6">
      <w:pPr>
        <w:pStyle w:val="Caption"/>
      </w:pPr>
      <w:bookmarkStart w:id="693" w:name="_Toc121066666"/>
      <w:r>
        <w:t xml:space="preserve">Hình 3. </w:t>
      </w:r>
      <w:fldSimple w:instr=" SEQ Hình_3. \* ARABIC ">
        <w:r>
          <w:rPr>
            <w:noProof/>
          </w:rPr>
          <w:t>17</w:t>
        </w:r>
      </w:fldSimple>
      <w:r>
        <w:t xml:space="preserve"> Trang chủ trên Android và IOS</w:t>
      </w:r>
      <w:bookmarkEnd w:id="693"/>
    </w:p>
    <w:p w14:paraId="775AA388" w14:textId="47189F82" w:rsidR="003104DE" w:rsidRDefault="00A0486E" w:rsidP="00A0486E">
      <w:pPr>
        <w:pStyle w:val="Heading4"/>
        <w:numPr>
          <w:ilvl w:val="2"/>
          <w:numId w:val="122"/>
        </w:numPr>
      </w:pPr>
      <w:bookmarkStart w:id="694" w:name="_Toc121066533"/>
      <w:r>
        <w:lastRenderedPageBreak/>
        <w:t>Ghi chú</w:t>
      </w:r>
      <w:bookmarkEnd w:id="694"/>
    </w:p>
    <w:p w14:paraId="0F94B4B7" w14:textId="77777777" w:rsidR="008E28E6" w:rsidRDefault="00A0486E" w:rsidP="008E28E6">
      <w:pPr>
        <w:keepNext/>
        <w:jc w:val="center"/>
      </w:pPr>
      <w:r w:rsidRPr="00A0486E">
        <w:rPr>
          <w:noProof/>
        </w:rPr>
        <w:drawing>
          <wp:inline distT="0" distB="0" distL="0" distR="0" wp14:anchorId="16249934" wp14:editId="2117E982">
            <wp:extent cx="3483104" cy="7010400"/>
            <wp:effectExtent l="114300" t="114300" r="117475" b="152400"/>
            <wp:docPr id="32" name="Picture 32" descr="D:\Đồ Án\DA Chuyên ngành 1\MYNOTE\MYNOTE\ANDROID_IOS\n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Đồ Án\DA Chuyên ngành 1\MYNOTE\MYNOTE\ANDROID_IOS\note.jpg"/>
                    <pic:cNvPicPr>
                      <a:picLocks noChangeAspect="1" noChangeArrowheads="1"/>
                    </pic:cNvPicPr>
                  </pic:nvPicPr>
                  <pic:blipFill rotWithShape="1">
                    <a:blip r:embed="rId39">
                      <a:extLst>
                        <a:ext uri="{28A0092B-C50C-407E-A947-70E740481C1C}">
                          <a14:useLocalDpi xmlns:a14="http://schemas.microsoft.com/office/drawing/2010/main" val="0"/>
                        </a:ext>
                      </a:extLst>
                    </a:blip>
                    <a:srcRect t="4454" b="4974"/>
                    <a:stretch/>
                  </pic:blipFill>
                  <pic:spPr bwMode="auto">
                    <a:xfrm>
                      <a:off x="0" y="0"/>
                      <a:ext cx="3490560" cy="70254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63E4AD3" w14:textId="0CBDEEAE" w:rsidR="00A0486E" w:rsidRDefault="008E28E6" w:rsidP="008E28E6">
      <w:pPr>
        <w:pStyle w:val="Caption"/>
      </w:pPr>
      <w:bookmarkStart w:id="695" w:name="_Toc121066667"/>
      <w:r>
        <w:t xml:space="preserve">Hình 3. </w:t>
      </w:r>
      <w:fldSimple w:instr=" SEQ Hình_3. \* ARABIC ">
        <w:r>
          <w:rPr>
            <w:noProof/>
          </w:rPr>
          <w:t>18</w:t>
        </w:r>
      </w:fldSimple>
      <w:r>
        <w:t xml:space="preserve"> Ghi chú trên Android và IOS</w:t>
      </w:r>
      <w:bookmarkEnd w:id="695"/>
    </w:p>
    <w:p w14:paraId="5ED204A0" w14:textId="77777777" w:rsidR="008E28E6" w:rsidRDefault="00A0486E" w:rsidP="008E28E6">
      <w:pPr>
        <w:keepNext/>
        <w:jc w:val="center"/>
      </w:pPr>
      <w:r w:rsidRPr="00A0486E">
        <w:rPr>
          <w:noProof/>
        </w:rPr>
        <w:lastRenderedPageBreak/>
        <w:drawing>
          <wp:inline distT="0" distB="0" distL="0" distR="0" wp14:anchorId="7595A46D" wp14:editId="5A3710F2">
            <wp:extent cx="3441435" cy="6904892"/>
            <wp:effectExtent l="114300" t="114300" r="102235" b="144145"/>
            <wp:docPr id="33" name="Picture 33" descr="D:\Đồ Án\DA Chuyên ngành 1\MYNOTE\MYNOTE\ANDROID_IOS\Note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Đồ Án\DA Chuyên ngành 1\MYNOTE\MYNOTE\ANDROID_IOS\Notedetail.jpg"/>
                    <pic:cNvPicPr>
                      <a:picLocks noChangeAspect="1" noChangeArrowheads="1"/>
                    </pic:cNvPicPr>
                  </pic:nvPicPr>
                  <pic:blipFill rotWithShape="1">
                    <a:blip r:embed="rId40">
                      <a:extLst>
                        <a:ext uri="{28A0092B-C50C-407E-A947-70E740481C1C}">
                          <a14:useLocalDpi xmlns:a14="http://schemas.microsoft.com/office/drawing/2010/main" val="0"/>
                        </a:ext>
                      </a:extLst>
                    </a:blip>
                    <a:srcRect t="4281" b="5431"/>
                    <a:stretch/>
                  </pic:blipFill>
                  <pic:spPr bwMode="auto">
                    <a:xfrm>
                      <a:off x="0" y="0"/>
                      <a:ext cx="3447684" cy="69174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AEB6266" w14:textId="0698CF81" w:rsidR="008E28E6" w:rsidRDefault="008E28E6" w:rsidP="008E28E6">
      <w:pPr>
        <w:pStyle w:val="Caption"/>
      </w:pPr>
      <w:bookmarkStart w:id="696" w:name="_Toc121066668"/>
      <w:r>
        <w:t xml:space="preserve">Hình 3. </w:t>
      </w:r>
      <w:fldSimple w:instr=" SEQ Hình_3. \* ARABIC ">
        <w:r>
          <w:rPr>
            <w:noProof/>
          </w:rPr>
          <w:t>19</w:t>
        </w:r>
      </w:fldSimple>
      <w:r>
        <w:t xml:space="preserve"> Chi tiết ghi chú trên Android và IOS</w:t>
      </w:r>
      <w:bookmarkEnd w:id="696"/>
    </w:p>
    <w:p w14:paraId="5FD32008" w14:textId="49BFB764" w:rsidR="00A0486E" w:rsidRDefault="00A0486E" w:rsidP="008E28E6">
      <w:pPr>
        <w:pStyle w:val="Caption"/>
      </w:pPr>
    </w:p>
    <w:p w14:paraId="0A25C010" w14:textId="6715BEC8" w:rsidR="00A0486E" w:rsidRDefault="00A0486E" w:rsidP="00A0486E"/>
    <w:p w14:paraId="4844E17D" w14:textId="35BE9A65" w:rsidR="00A0486E" w:rsidRDefault="00A0486E" w:rsidP="00A0486E">
      <w:pPr>
        <w:pStyle w:val="Heading4"/>
        <w:numPr>
          <w:ilvl w:val="2"/>
          <w:numId w:val="122"/>
        </w:numPr>
      </w:pPr>
      <w:bookmarkStart w:id="697" w:name="_Toc121066534"/>
      <w:r>
        <w:lastRenderedPageBreak/>
        <w:t>Tập ghi chú</w:t>
      </w:r>
      <w:bookmarkEnd w:id="697"/>
    </w:p>
    <w:p w14:paraId="3F7B5ED3" w14:textId="77777777" w:rsidR="008E28E6" w:rsidRDefault="00A0486E" w:rsidP="008E28E6">
      <w:pPr>
        <w:keepNext/>
        <w:jc w:val="center"/>
      </w:pPr>
      <w:r w:rsidRPr="00A0486E">
        <w:rPr>
          <w:noProof/>
        </w:rPr>
        <w:drawing>
          <wp:inline distT="0" distB="0" distL="0" distR="0" wp14:anchorId="7AF4B183" wp14:editId="55F1247E">
            <wp:extent cx="3464213" cy="6981092"/>
            <wp:effectExtent l="114300" t="114300" r="117475" b="144145"/>
            <wp:docPr id="34" name="Picture 34" descr="D:\Đồ Án\DA Chuyên ngành 1\MYNOTE\MYNOTE\ANDROID_IOS\Notebo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Đồ Án\DA Chuyên ngành 1\MYNOTE\MYNOTE\ANDROID_IOS\Notebook.jpg"/>
                    <pic:cNvPicPr>
                      <a:picLocks noChangeAspect="1" noChangeArrowheads="1"/>
                    </pic:cNvPicPr>
                  </pic:nvPicPr>
                  <pic:blipFill rotWithShape="1">
                    <a:blip r:embed="rId41">
                      <a:extLst>
                        <a:ext uri="{28A0092B-C50C-407E-A947-70E740481C1C}">
                          <a14:useLocalDpi xmlns:a14="http://schemas.microsoft.com/office/drawing/2010/main" val="0"/>
                        </a:ext>
                      </a:extLst>
                    </a:blip>
                    <a:srcRect t="4381" b="4935"/>
                    <a:stretch/>
                  </pic:blipFill>
                  <pic:spPr bwMode="auto">
                    <a:xfrm>
                      <a:off x="0" y="0"/>
                      <a:ext cx="3472179" cy="69971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93B766A" w14:textId="090A5428" w:rsidR="00A0486E" w:rsidRDefault="008E28E6" w:rsidP="008E28E6">
      <w:pPr>
        <w:pStyle w:val="Caption"/>
      </w:pPr>
      <w:bookmarkStart w:id="698" w:name="_Toc121066669"/>
      <w:r>
        <w:t xml:space="preserve">Hình 3. </w:t>
      </w:r>
      <w:fldSimple w:instr=" SEQ Hình_3. \* ARABIC ">
        <w:r>
          <w:rPr>
            <w:noProof/>
          </w:rPr>
          <w:t>20</w:t>
        </w:r>
      </w:fldSimple>
      <w:r>
        <w:t xml:space="preserve"> Tập ghi chú trên Android và IOS</w:t>
      </w:r>
      <w:bookmarkEnd w:id="698"/>
    </w:p>
    <w:p w14:paraId="537FA9E2" w14:textId="50FC7EB0" w:rsidR="00A0486E" w:rsidRDefault="00A0486E" w:rsidP="00A0486E">
      <w:pPr>
        <w:pStyle w:val="Heading4"/>
        <w:numPr>
          <w:ilvl w:val="2"/>
          <w:numId w:val="122"/>
        </w:numPr>
      </w:pPr>
      <w:bookmarkStart w:id="699" w:name="_Toc121066535"/>
      <w:r>
        <w:lastRenderedPageBreak/>
        <w:t>Ghi chú yêu thích</w:t>
      </w:r>
      <w:bookmarkEnd w:id="699"/>
    </w:p>
    <w:p w14:paraId="2C050399" w14:textId="77777777" w:rsidR="008E28E6" w:rsidRDefault="00A0486E" w:rsidP="008E28E6">
      <w:pPr>
        <w:keepNext/>
        <w:ind w:firstLine="567"/>
        <w:jc w:val="center"/>
      </w:pPr>
      <w:r w:rsidRPr="00A0486E">
        <w:rPr>
          <w:noProof/>
        </w:rPr>
        <w:drawing>
          <wp:inline distT="0" distB="0" distL="0" distR="0" wp14:anchorId="7FA697A6" wp14:editId="17B5D537">
            <wp:extent cx="3584633" cy="7233138"/>
            <wp:effectExtent l="133350" t="114300" r="130175" b="158750"/>
            <wp:docPr id="35" name="Picture 35" descr="D:\Đồ Án\DA Chuyên ngành 1\MYNOTE\MYNOTE\ANDROID_IOS\Favor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Đồ Án\DA Chuyên ngành 1\MYNOTE\MYNOTE\ANDROID_IOS\Favorite.jpg"/>
                    <pic:cNvPicPr>
                      <a:picLocks noChangeAspect="1" noChangeArrowheads="1"/>
                    </pic:cNvPicPr>
                  </pic:nvPicPr>
                  <pic:blipFill rotWithShape="1">
                    <a:blip r:embed="rId42">
                      <a:extLst>
                        <a:ext uri="{28A0092B-C50C-407E-A947-70E740481C1C}">
                          <a14:useLocalDpi xmlns:a14="http://schemas.microsoft.com/office/drawing/2010/main" val="0"/>
                        </a:ext>
                      </a:extLst>
                    </a:blip>
                    <a:srcRect t="4368" b="4830"/>
                    <a:stretch/>
                  </pic:blipFill>
                  <pic:spPr bwMode="auto">
                    <a:xfrm>
                      <a:off x="0" y="0"/>
                      <a:ext cx="3592462" cy="72489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D2C18D2" w14:textId="0E4625C5" w:rsidR="00A0486E" w:rsidRDefault="008E28E6" w:rsidP="008E28E6">
      <w:pPr>
        <w:pStyle w:val="Caption"/>
      </w:pPr>
      <w:bookmarkStart w:id="700" w:name="_Toc121066670"/>
      <w:r>
        <w:t xml:space="preserve">Hình 3. </w:t>
      </w:r>
      <w:fldSimple w:instr=" SEQ Hình_3. \* ARABIC ">
        <w:r>
          <w:rPr>
            <w:noProof/>
          </w:rPr>
          <w:t>21</w:t>
        </w:r>
      </w:fldSimple>
      <w:r>
        <w:t xml:space="preserve"> Ghi chú yêu thích trên Android và IOS</w:t>
      </w:r>
      <w:bookmarkEnd w:id="700"/>
    </w:p>
    <w:p w14:paraId="322C424C" w14:textId="067E78DD" w:rsidR="00A0486E" w:rsidRDefault="00CE618A" w:rsidP="00A0486E">
      <w:pPr>
        <w:pStyle w:val="Heading4"/>
        <w:numPr>
          <w:ilvl w:val="2"/>
          <w:numId w:val="122"/>
        </w:numPr>
      </w:pPr>
      <w:bookmarkStart w:id="701" w:name="_Toc121066536"/>
      <w:r>
        <w:lastRenderedPageBreak/>
        <w:t>Lập lịch</w:t>
      </w:r>
      <w:bookmarkEnd w:id="701"/>
    </w:p>
    <w:p w14:paraId="224FF922" w14:textId="77777777" w:rsidR="008E28E6" w:rsidRDefault="00A0486E" w:rsidP="008E28E6">
      <w:pPr>
        <w:keepNext/>
        <w:ind w:firstLine="567"/>
        <w:jc w:val="center"/>
      </w:pPr>
      <w:r w:rsidRPr="00A0486E">
        <w:rPr>
          <w:noProof/>
        </w:rPr>
        <w:drawing>
          <wp:inline distT="0" distB="0" distL="0" distR="0" wp14:anchorId="35D64590" wp14:editId="21179E94">
            <wp:extent cx="3775065" cy="7620000"/>
            <wp:effectExtent l="133350" t="114300" r="130810" b="171450"/>
            <wp:docPr id="36" name="Picture 36" descr="D:\Đồ Án\DA Chuyên ngành 1\MYNOTE\MYNOTE\ANDROID_IOS\Sche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Đồ Án\DA Chuyên ngành 1\MYNOTE\MYNOTE\ANDROID_IOS\Schedule.jpg"/>
                    <pic:cNvPicPr>
                      <a:picLocks noChangeAspect="1" noChangeArrowheads="1"/>
                    </pic:cNvPicPr>
                  </pic:nvPicPr>
                  <pic:blipFill rotWithShape="1">
                    <a:blip r:embed="rId43">
                      <a:extLst>
                        <a:ext uri="{28A0092B-C50C-407E-A947-70E740481C1C}">
                          <a14:useLocalDpi xmlns:a14="http://schemas.microsoft.com/office/drawing/2010/main" val="0"/>
                        </a:ext>
                      </a:extLst>
                    </a:blip>
                    <a:srcRect t="4262" b="4905"/>
                    <a:stretch/>
                  </pic:blipFill>
                  <pic:spPr bwMode="auto">
                    <a:xfrm>
                      <a:off x="0" y="0"/>
                      <a:ext cx="3783329" cy="763668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5A11766" w14:textId="789DD637" w:rsidR="00A0486E" w:rsidRPr="00A0486E" w:rsidRDefault="008E28E6" w:rsidP="008E28E6">
      <w:pPr>
        <w:pStyle w:val="Caption"/>
      </w:pPr>
      <w:bookmarkStart w:id="702" w:name="_Toc121066671"/>
      <w:r>
        <w:t xml:space="preserve">Hình 3. </w:t>
      </w:r>
      <w:fldSimple w:instr=" SEQ Hình_3. \* ARABIC ">
        <w:r>
          <w:rPr>
            <w:noProof/>
          </w:rPr>
          <w:t>22</w:t>
        </w:r>
      </w:fldSimple>
      <w:r>
        <w:t xml:space="preserve"> Lập lịch trên Android và IOS</w:t>
      </w:r>
      <w:bookmarkEnd w:id="702"/>
    </w:p>
    <w:p w14:paraId="54898499" w14:textId="77777777" w:rsidR="006344F9" w:rsidRDefault="006344F9" w:rsidP="006344F9">
      <w:pPr>
        <w:pStyle w:val="Heading3"/>
        <w:numPr>
          <w:ilvl w:val="1"/>
          <w:numId w:val="122"/>
        </w:numPr>
      </w:pPr>
      <w:bookmarkStart w:id="703" w:name="_Toc121066537"/>
      <w:r>
        <w:lastRenderedPageBreak/>
        <w:t>WebAPI</w:t>
      </w:r>
      <w:bookmarkEnd w:id="703"/>
    </w:p>
    <w:p w14:paraId="2EF16F46" w14:textId="77777777" w:rsidR="008E28E6" w:rsidRDefault="006344F9" w:rsidP="008E28E6">
      <w:pPr>
        <w:keepNext/>
        <w:ind w:firstLine="284"/>
        <w:jc w:val="center"/>
      </w:pPr>
      <w:r w:rsidRPr="006344F9">
        <w:rPr>
          <w:noProof/>
        </w:rPr>
        <w:drawing>
          <wp:inline distT="0" distB="0" distL="0" distR="0" wp14:anchorId="67AE48E2" wp14:editId="01D5EE97">
            <wp:extent cx="5282079" cy="2801815"/>
            <wp:effectExtent l="133350" t="133350" r="147320" b="170180"/>
            <wp:docPr id="37" name="Picture 37" descr="D:\Đồ Án\DA Chuyên ngành 1\MYNOTE\MYNOTE\WEB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Đồ Án\DA Chuyên ngành 1\MYNOTE\MYNOTE\WEBAPI.pn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b="2135"/>
                    <a:stretch/>
                  </pic:blipFill>
                  <pic:spPr bwMode="auto">
                    <a:xfrm>
                      <a:off x="0" y="0"/>
                      <a:ext cx="5284157" cy="28029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bookmarkStart w:id="704" w:name="_Toc6684119"/>
      <w:bookmarkStart w:id="705" w:name="_Toc6684180"/>
      <w:bookmarkStart w:id="706" w:name="_Toc6688670"/>
      <w:bookmarkStart w:id="707" w:name="_Toc7253414"/>
      <w:bookmarkStart w:id="708" w:name="_Toc7978933"/>
      <w:bookmarkStart w:id="709" w:name="_Toc8806045"/>
      <w:bookmarkStart w:id="710" w:name="_Toc9016613"/>
    </w:p>
    <w:p w14:paraId="55E6C0C7" w14:textId="6CCDE594" w:rsidR="00165035" w:rsidRDefault="008E28E6" w:rsidP="008E28E6">
      <w:pPr>
        <w:pStyle w:val="Caption"/>
      </w:pPr>
      <w:bookmarkStart w:id="711" w:name="_Toc121066672"/>
      <w:r>
        <w:t xml:space="preserve">Hình 3. </w:t>
      </w:r>
      <w:fldSimple w:instr=" SEQ Hình_3. \* ARABIC ">
        <w:r>
          <w:rPr>
            <w:noProof/>
          </w:rPr>
          <w:t>23</w:t>
        </w:r>
      </w:fldSimple>
      <w:r>
        <w:t xml:space="preserve"> WebAPI</w:t>
      </w:r>
      <w:bookmarkEnd w:id="711"/>
    </w:p>
    <w:p w14:paraId="6059FFBE" w14:textId="77777777" w:rsidR="00165035" w:rsidRDefault="00165035">
      <w:pPr>
        <w:spacing w:line="240" w:lineRule="auto"/>
        <w:ind w:firstLine="0"/>
        <w:jc w:val="left"/>
      </w:pPr>
      <w:r>
        <w:br w:type="page"/>
      </w:r>
    </w:p>
    <w:p w14:paraId="287AA479" w14:textId="107E8250" w:rsidR="001C2150" w:rsidRPr="00CE618A" w:rsidRDefault="004C77F8" w:rsidP="00165035">
      <w:pPr>
        <w:pStyle w:val="Heading1"/>
      </w:pPr>
      <w:bookmarkStart w:id="712" w:name="_Toc121066538"/>
      <w:r w:rsidRPr="00EF21AF">
        <w:lastRenderedPageBreak/>
        <w:t>KẾT LUẬ</w:t>
      </w:r>
      <w:bookmarkEnd w:id="704"/>
      <w:bookmarkEnd w:id="705"/>
      <w:bookmarkEnd w:id="706"/>
      <w:r w:rsidR="006F6F2C" w:rsidRPr="00EF21AF">
        <w:t>N</w:t>
      </w:r>
      <w:bookmarkEnd w:id="707"/>
      <w:bookmarkEnd w:id="708"/>
      <w:bookmarkEnd w:id="709"/>
      <w:bookmarkEnd w:id="710"/>
      <w:bookmarkEnd w:id="712"/>
    </w:p>
    <w:p w14:paraId="04046FCE" w14:textId="4D47A43A" w:rsidR="00093F9E" w:rsidRPr="00750B87" w:rsidRDefault="00093F9E" w:rsidP="008E28E6">
      <w:pPr>
        <w:pStyle w:val="Heading2"/>
        <w:numPr>
          <w:ilvl w:val="0"/>
          <w:numId w:val="159"/>
        </w:numPr>
        <w:spacing w:before="0"/>
      </w:pPr>
      <w:bookmarkStart w:id="713" w:name="_Toc9522979"/>
      <w:bookmarkStart w:id="714" w:name="_Toc9622139"/>
      <w:bookmarkStart w:id="715" w:name="_Toc121066539"/>
      <w:r w:rsidRPr="00C73265">
        <w:t xml:space="preserve">Kết </w:t>
      </w:r>
      <w:bookmarkEnd w:id="713"/>
      <w:bookmarkEnd w:id="714"/>
      <w:r w:rsidR="00B73F1C">
        <w:t>quả đạt được</w:t>
      </w:r>
      <w:bookmarkEnd w:id="715"/>
    </w:p>
    <w:p w14:paraId="0F75A402" w14:textId="4E097A59" w:rsidR="00217AD5" w:rsidRPr="00BF61BB" w:rsidRDefault="00FF1B86" w:rsidP="00BF61BB">
      <w:r w:rsidRPr="00E20717">
        <w:t xml:space="preserve">Dựa trên những kiến thức đã học và dưới sự hướng dẫn tận tình của Thầy Lê Viết Trương, chúng em đã xây dựng nên </w:t>
      </w:r>
      <w:r w:rsidR="00BF61BB">
        <w:t>ứng dụng đa nền tảng MyNote</w:t>
      </w:r>
      <w:r w:rsidRPr="00E20717">
        <w:t>. Tuy sản phẩm còn nhiều điểm hạn chế chưa khắc phục được và hiệu năng còn chưa cao, nhưng đó cũng là bước khởi đầu để em có thể hướng tới một sản phẩm hoàn thiện và có thể đi vào sử dụng. Bên cạnh đó, trong quá trình xây dựng sản phẩm demo, chúng em cũng đã học hỏi được rất nhiều kiến thức mới từ bạn bè và thầy cô và cách làm việc nhóm hiệu quả để có thể thiết kế được một sản phảm có chất lượng cao hơn sau này.</w:t>
      </w:r>
    </w:p>
    <w:p w14:paraId="7835E076" w14:textId="33F617FA" w:rsidR="00EA204F" w:rsidRDefault="00EA204F" w:rsidP="00EA204F">
      <w:pPr>
        <w:pStyle w:val="Heading2"/>
        <w:numPr>
          <w:ilvl w:val="0"/>
          <w:numId w:val="159"/>
        </w:numPr>
        <w:spacing w:before="0"/>
      </w:pPr>
      <w:bookmarkStart w:id="716" w:name="_Toc121066540"/>
      <w:bookmarkStart w:id="717" w:name="_Toc9522980"/>
      <w:bookmarkStart w:id="718" w:name="_Toc9622140"/>
      <w:r>
        <w:t>Các phần dự kiến chưa làm được</w:t>
      </w:r>
      <w:bookmarkEnd w:id="716"/>
    </w:p>
    <w:p w14:paraId="586D7002" w14:textId="2B256833" w:rsidR="00EA204F" w:rsidRDefault="00EA204F" w:rsidP="00EA204F">
      <w:pPr>
        <w:pStyle w:val="ListParagraph"/>
        <w:numPr>
          <w:ilvl w:val="0"/>
          <w:numId w:val="152"/>
        </w:numPr>
      </w:pPr>
      <w:r>
        <w:t>Thêm bảng, sửa bảng, xóa bảng</w:t>
      </w:r>
    </w:p>
    <w:p w14:paraId="40C770B8" w14:textId="708AC862" w:rsidR="00EA204F" w:rsidRDefault="00EA204F" w:rsidP="00EA204F">
      <w:pPr>
        <w:pStyle w:val="ListParagraph"/>
        <w:numPr>
          <w:ilvl w:val="0"/>
          <w:numId w:val="152"/>
        </w:numPr>
      </w:pPr>
      <w:r>
        <w:t>Thêm phát họa, xóa phát họa, sửa phát họa</w:t>
      </w:r>
    </w:p>
    <w:p w14:paraId="3F8E6E04" w14:textId="2854F116" w:rsidR="00EA204F" w:rsidRDefault="00EA204F" w:rsidP="00EA204F">
      <w:pPr>
        <w:pStyle w:val="ListParagraph"/>
        <w:numPr>
          <w:ilvl w:val="0"/>
          <w:numId w:val="152"/>
        </w:numPr>
      </w:pPr>
      <w:r>
        <w:t xml:space="preserve">Thêm checkbox, sửa checkbox, xóa checkbox </w:t>
      </w:r>
    </w:p>
    <w:p w14:paraId="0302AD03" w14:textId="0EE2C043" w:rsidR="00EA204F" w:rsidRPr="00EA204F" w:rsidRDefault="00EA204F" w:rsidP="00EA204F">
      <w:pPr>
        <w:pStyle w:val="ListParagraph"/>
        <w:numPr>
          <w:ilvl w:val="0"/>
          <w:numId w:val="152"/>
        </w:numPr>
      </w:pPr>
      <w:r>
        <w:t>Xuất tập ghi chú thành file PDF</w:t>
      </w:r>
    </w:p>
    <w:p w14:paraId="2F218DAF" w14:textId="56B1A5E3" w:rsidR="00093F9E" w:rsidRDefault="00093F9E" w:rsidP="00EA204F">
      <w:pPr>
        <w:pStyle w:val="Heading2"/>
        <w:numPr>
          <w:ilvl w:val="0"/>
          <w:numId w:val="159"/>
        </w:numPr>
        <w:spacing w:before="0"/>
      </w:pPr>
      <w:bookmarkStart w:id="719" w:name="_Toc121066541"/>
      <w:r w:rsidRPr="00320C61">
        <w:t>H</w:t>
      </w:r>
      <w:r w:rsidRPr="00320C61">
        <w:rPr>
          <w:rFonts w:hint="eastAsia"/>
        </w:rPr>
        <w:t>ư</w:t>
      </w:r>
      <w:r w:rsidRPr="00320C61">
        <w:t>ớng nghiên cứu</w:t>
      </w:r>
      <w:bookmarkEnd w:id="717"/>
      <w:bookmarkEnd w:id="718"/>
      <w:bookmarkEnd w:id="719"/>
    </w:p>
    <w:p w14:paraId="427E4003" w14:textId="77777777" w:rsidR="00BF61BB" w:rsidRPr="00E20717" w:rsidRDefault="00BF61BB" w:rsidP="00BF61BB">
      <w:bookmarkStart w:id="720" w:name="_Toc6684120"/>
      <w:bookmarkStart w:id="721" w:name="_Toc6684181"/>
      <w:bookmarkStart w:id="722" w:name="_Toc6688671"/>
      <w:bookmarkStart w:id="723" w:name="_Toc7253416"/>
      <w:bookmarkStart w:id="724" w:name="_Toc7978935"/>
      <w:bookmarkStart w:id="725" w:name="_Toc8806047"/>
      <w:r w:rsidRPr="00E20717">
        <w:t xml:space="preserve">Trong tương lai chúng em sẽ tiếp tục phát triển sản phẩm và cải thiện chức năng trở nên linh hoạt và đáp ứng với những nhu cầu thực tiễn hơn. Bổ sung thêm nhiều chức năng và các dịch vụ khác tích hợp trên hệ thống để mang lại cho người dùng một trải nghiệm tốt hơn. </w:t>
      </w:r>
    </w:p>
    <w:p w14:paraId="35366711" w14:textId="77777777" w:rsidR="00BF61BB" w:rsidRDefault="00BF61BB">
      <w:pPr>
        <w:spacing w:line="240" w:lineRule="auto"/>
        <w:ind w:firstLine="0"/>
        <w:jc w:val="left"/>
        <w:rPr>
          <w:b/>
          <w:iCs/>
          <w:sz w:val="36"/>
          <w:szCs w:val="36"/>
        </w:rPr>
      </w:pPr>
      <w:r>
        <w:rPr>
          <w:szCs w:val="36"/>
        </w:rPr>
        <w:br w:type="page"/>
      </w:r>
    </w:p>
    <w:p w14:paraId="71324563" w14:textId="70562E2D" w:rsidR="00932745" w:rsidRDefault="00E148D8" w:rsidP="00CE618A">
      <w:pPr>
        <w:pStyle w:val="Heading1"/>
        <w:rPr>
          <w:noProof/>
          <w:sz w:val="20"/>
          <w:szCs w:val="20"/>
        </w:rPr>
      </w:pPr>
      <w:bookmarkStart w:id="726" w:name="_Toc121066542"/>
      <w:r w:rsidRPr="00911E6D">
        <w:rPr>
          <w:szCs w:val="36"/>
        </w:rPr>
        <w:lastRenderedPageBreak/>
        <w:t>TÀI LIỆU THAM KHẢ</w:t>
      </w:r>
      <w:r>
        <w:rPr>
          <w:szCs w:val="36"/>
        </w:rPr>
        <w:t>O</w:t>
      </w:r>
      <w:bookmarkEnd w:id="726"/>
      <w:r w:rsidR="00E913EF" w:rsidRPr="007A16CC">
        <w:rPr>
          <w:i/>
        </w:rPr>
        <w:fldChar w:fldCharType="begin"/>
      </w:r>
      <w:r w:rsidR="00E913EF" w:rsidRPr="007A16CC">
        <w:instrText xml:space="preserve"> BIBLIOGRAPHY  \l 1033 </w:instrText>
      </w:r>
      <w:r w:rsidR="00E913EF" w:rsidRPr="007A16CC">
        <w:rPr>
          <w:i/>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218"/>
        <w:gridCol w:w="7854"/>
      </w:tblGrid>
      <w:tr w:rsidR="00932745" w:rsidRPr="00EF40B7" w14:paraId="5AA1B568" w14:textId="77777777" w:rsidTr="00AE3E5E">
        <w:trPr>
          <w:divId w:val="548106428"/>
          <w:tblCellSpacing w:w="15" w:type="dxa"/>
          <w:ins w:id="727" w:author="ndhien@cit.udn.vn" w:date="2021-03-24T12:11:00Z"/>
        </w:trPr>
        <w:tc>
          <w:tcPr>
            <w:tcW w:w="653" w:type="pct"/>
            <w:hideMark/>
          </w:tcPr>
          <w:p w14:paraId="15C0603A" w14:textId="535EA6CF" w:rsidR="00932745" w:rsidRPr="00EF40B7" w:rsidRDefault="00932745">
            <w:pPr>
              <w:pStyle w:val="Bibliography"/>
              <w:rPr>
                <w:ins w:id="728" w:author="ndhien@cit.udn.vn" w:date="2021-03-24T12:11:00Z"/>
                <w:noProof/>
                <w:szCs w:val="26"/>
              </w:rPr>
            </w:pPr>
            <w:ins w:id="729" w:author="ndhien@cit.udn.vn" w:date="2021-03-24T12:11:00Z">
              <w:r w:rsidRPr="00EF40B7">
                <w:rPr>
                  <w:noProof/>
                  <w:szCs w:val="26"/>
                </w:rPr>
                <w:t xml:space="preserve">[1] </w:t>
              </w:r>
            </w:ins>
          </w:p>
        </w:tc>
        <w:tc>
          <w:tcPr>
            <w:tcW w:w="0" w:type="auto"/>
            <w:hideMark/>
          </w:tcPr>
          <w:p w14:paraId="10384AFE" w14:textId="706D86EE" w:rsidR="00932745" w:rsidRPr="00EF40B7" w:rsidRDefault="0085050C" w:rsidP="00AE3E5E">
            <w:pPr>
              <w:spacing w:before="100" w:beforeAutospacing="1" w:after="100" w:afterAutospacing="1" w:line="240" w:lineRule="auto"/>
              <w:ind w:left="567" w:hanging="567"/>
              <w:rPr>
                <w:ins w:id="730" w:author="ndhien@cit.udn.vn" w:date="2021-03-24T12:11:00Z"/>
                <w:szCs w:val="26"/>
              </w:rPr>
            </w:pPr>
            <w:r w:rsidRPr="0085050C">
              <w:rPr>
                <w:szCs w:val="26"/>
              </w:rPr>
              <w:t xml:space="preserve">Davidbritch. (n.d.). </w:t>
            </w:r>
            <w:r w:rsidRPr="0085050C">
              <w:rPr>
                <w:i/>
                <w:iCs/>
                <w:szCs w:val="26"/>
              </w:rPr>
              <w:t>.NET multi-platform app UI documentation - .net Maui</w:t>
            </w:r>
            <w:r w:rsidRPr="0085050C">
              <w:rPr>
                <w:szCs w:val="26"/>
              </w:rPr>
              <w:t xml:space="preserve">. .NET MAUI | Microsoft Learn. Retrieved December 4, 2022, from https://learn.microsoft.com/en-us/dotnet/maui/?view=net-maui-6.0 </w:t>
            </w:r>
          </w:p>
        </w:tc>
      </w:tr>
      <w:tr w:rsidR="00932745" w:rsidRPr="00EF40B7" w14:paraId="3360F2BB" w14:textId="77777777" w:rsidTr="00AE3E5E">
        <w:trPr>
          <w:divId w:val="548106428"/>
          <w:tblCellSpacing w:w="15" w:type="dxa"/>
          <w:ins w:id="731" w:author="ndhien@cit.udn.vn" w:date="2021-03-24T12:11:00Z"/>
        </w:trPr>
        <w:tc>
          <w:tcPr>
            <w:tcW w:w="653" w:type="pct"/>
            <w:hideMark/>
          </w:tcPr>
          <w:p w14:paraId="08B94D65" w14:textId="77777777" w:rsidR="00932745" w:rsidRPr="00EF40B7" w:rsidRDefault="00932745" w:rsidP="00AE3E5E">
            <w:pPr>
              <w:pStyle w:val="Bibliography"/>
              <w:rPr>
                <w:ins w:id="732" w:author="ndhien@cit.udn.vn" w:date="2021-03-24T12:11:00Z"/>
                <w:noProof/>
                <w:szCs w:val="26"/>
              </w:rPr>
            </w:pPr>
            <w:ins w:id="733" w:author="ndhien@cit.udn.vn" w:date="2021-03-24T12:11:00Z">
              <w:r w:rsidRPr="00EF40B7">
                <w:rPr>
                  <w:noProof/>
                  <w:szCs w:val="26"/>
                </w:rPr>
                <w:t xml:space="preserve">[2] </w:t>
              </w:r>
            </w:ins>
          </w:p>
        </w:tc>
        <w:tc>
          <w:tcPr>
            <w:tcW w:w="0" w:type="auto"/>
            <w:hideMark/>
          </w:tcPr>
          <w:p w14:paraId="47DAE3C6" w14:textId="439DB0C8" w:rsidR="00932745" w:rsidRPr="00EF40B7" w:rsidRDefault="00F77E17" w:rsidP="00AE3E5E">
            <w:pPr>
              <w:spacing w:before="100" w:beforeAutospacing="1" w:after="100" w:afterAutospacing="1" w:line="240" w:lineRule="auto"/>
              <w:ind w:left="567" w:hanging="567"/>
              <w:rPr>
                <w:ins w:id="734" w:author="ndhien@cit.udn.vn" w:date="2021-03-24T12:11:00Z"/>
                <w:szCs w:val="26"/>
              </w:rPr>
            </w:pPr>
            <w:r w:rsidRPr="00F77E17">
              <w:rPr>
                <w:szCs w:val="26"/>
              </w:rPr>
              <w:t xml:space="preserve">Vu, T. (2022, October 15). </w:t>
            </w:r>
            <w:r w:rsidRPr="00F77E17">
              <w:rPr>
                <w:i/>
                <w:iCs/>
                <w:szCs w:val="26"/>
              </w:rPr>
              <w:t>Phần mềm/ứng dụng ghi chú cá nhân tốt cần có những tính năng gì?</w:t>
            </w:r>
            <w:r w:rsidRPr="00F77E17">
              <w:rPr>
                <w:szCs w:val="26"/>
              </w:rPr>
              <w:t xml:space="preserve"> Thinh Vu Blog. Retrieved December 4, 2022, from https://thinhvu.com/2021/08/29/ung-dung-ghi-chu-tot-nhat-cho-ca-nhan/ </w:t>
            </w:r>
          </w:p>
        </w:tc>
      </w:tr>
      <w:tr w:rsidR="00932745" w:rsidRPr="00EF40B7" w14:paraId="74F91846" w14:textId="77777777" w:rsidTr="00AE3E5E">
        <w:trPr>
          <w:divId w:val="548106428"/>
          <w:tblCellSpacing w:w="15" w:type="dxa"/>
          <w:ins w:id="735" w:author="ndhien@cit.udn.vn" w:date="2021-03-24T12:11:00Z"/>
        </w:trPr>
        <w:tc>
          <w:tcPr>
            <w:tcW w:w="653" w:type="pct"/>
            <w:hideMark/>
          </w:tcPr>
          <w:p w14:paraId="294CB492" w14:textId="77777777" w:rsidR="00932745" w:rsidRPr="00EF40B7" w:rsidRDefault="00932745" w:rsidP="00AE3E5E">
            <w:pPr>
              <w:pStyle w:val="Bibliography"/>
              <w:rPr>
                <w:ins w:id="736" w:author="ndhien@cit.udn.vn" w:date="2021-03-24T12:11:00Z"/>
                <w:noProof/>
                <w:szCs w:val="26"/>
              </w:rPr>
            </w:pPr>
            <w:ins w:id="737" w:author="ndhien@cit.udn.vn" w:date="2021-03-24T12:11:00Z">
              <w:r w:rsidRPr="00EF40B7">
                <w:rPr>
                  <w:noProof/>
                  <w:szCs w:val="26"/>
                </w:rPr>
                <w:t xml:space="preserve">[3] </w:t>
              </w:r>
            </w:ins>
          </w:p>
        </w:tc>
        <w:tc>
          <w:tcPr>
            <w:tcW w:w="0" w:type="auto"/>
            <w:hideMark/>
          </w:tcPr>
          <w:p w14:paraId="7EB80732" w14:textId="40023E00" w:rsidR="00932745" w:rsidRPr="00EF40B7" w:rsidRDefault="00F77E17" w:rsidP="00AE3E5E">
            <w:pPr>
              <w:spacing w:before="100" w:beforeAutospacing="1" w:after="100" w:afterAutospacing="1" w:line="240" w:lineRule="auto"/>
              <w:ind w:left="567" w:hanging="567"/>
              <w:rPr>
                <w:ins w:id="738" w:author="ndhien@cit.udn.vn" w:date="2021-03-24T12:11:00Z"/>
                <w:szCs w:val="26"/>
              </w:rPr>
            </w:pPr>
            <w:r w:rsidRPr="00F77E17">
              <w:rPr>
                <w:szCs w:val="26"/>
              </w:rPr>
              <w:t xml:space="preserve">Vu, T. (2022, October 15). </w:t>
            </w:r>
            <w:r w:rsidRPr="00F77E17">
              <w:rPr>
                <w:i/>
                <w:iCs/>
                <w:szCs w:val="26"/>
              </w:rPr>
              <w:t>Phần mềm/ứng dụng ghi chú cá nhân tốt cần có những tính năng gì?</w:t>
            </w:r>
            <w:r w:rsidRPr="00F77E17">
              <w:rPr>
                <w:szCs w:val="26"/>
              </w:rPr>
              <w:t xml:space="preserve"> Thinh Vu Blog. Retrieved December 4, 2022, from https://thinhvu.com/2021/08/29/ung-dung-ghi-chu-tot-nhat-cho-ca-nhan/ </w:t>
            </w:r>
          </w:p>
        </w:tc>
      </w:tr>
      <w:tr w:rsidR="00932745" w:rsidRPr="00EF40B7" w14:paraId="3BB7E670" w14:textId="77777777" w:rsidTr="00AE3E5E">
        <w:trPr>
          <w:divId w:val="548106428"/>
          <w:tblCellSpacing w:w="15" w:type="dxa"/>
          <w:ins w:id="739" w:author="ndhien@cit.udn.vn" w:date="2021-03-24T12:11:00Z"/>
        </w:trPr>
        <w:tc>
          <w:tcPr>
            <w:tcW w:w="653" w:type="pct"/>
            <w:hideMark/>
          </w:tcPr>
          <w:p w14:paraId="1325333D" w14:textId="77777777" w:rsidR="00932745" w:rsidRPr="00EF40B7" w:rsidRDefault="00932745">
            <w:pPr>
              <w:pStyle w:val="Bibliography"/>
              <w:rPr>
                <w:ins w:id="740" w:author="ndhien@cit.udn.vn" w:date="2021-03-24T12:11:00Z"/>
                <w:noProof/>
                <w:szCs w:val="26"/>
              </w:rPr>
            </w:pPr>
            <w:ins w:id="741" w:author="ndhien@cit.udn.vn" w:date="2021-03-24T12:11:00Z">
              <w:r w:rsidRPr="00EF40B7">
                <w:rPr>
                  <w:noProof/>
                  <w:szCs w:val="26"/>
                </w:rPr>
                <w:t xml:space="preserve">[4] </w:t>
              </w:r>
            </w:ins>
          </w:p>
        </w:tc>
        <w:tc>
          <w:tcPr>
            <w:tcW w:w="0" w:type="auto"/>
            <w:hideMark/>
          </w:tcPr>
          <w:p w14:paraId="152B5DBD" w14:textId="4A961223" w:rsidR="00932745" w:rsidRPr="00EF40B7" w:rsidRDefault="000061DE" w:rsidP="00AE3E5E">
            <w:pPr>
              <w:pStyle w:val="Bibliography"/>
              <w:rPr>
                <w:ins w:id="742" w:author="ndhien@cit.udn.vn" w:date="2021-03-24T12:11:00Z"/>
                <w:noProof/>
                <w:szCs w:val="26"/>
              </w:rPr>
            </w:pPr>
            <w:r w:rsidRPr="00EF40B7">
              <w:rPr>
                <w:noProof/>
                <w:szCs w:val="26"/>
              </w:rPr>
              <w:t>Ngon.Ngu.Lap.Trinh.Csharp</w:t>
            </w:r>
          </w:p>
        </w:tc>
      </w:tr>
      <w:tr w:rsidR="00932745" w:rsidRPr="00EF40B7" w14:paraId="7A260E57" w14:textId="77777777" w:rsidTr="00AE3E5E">
        <w:trPr>
          <w:divId w:val="548106428"/>
          <w:tblCellSpacing w:w="15" w:type="dxa"/>
          <w:ins w:id="743" w:author="ndhien@cit.udn.vn" w:date="2021-03-24T12:11:00Z"/>
        </w:trPr>
        <w:tc>
          <w:tcPr>
            <w:tcW w:w="653" w:type="pct"/>
            <w:hideMark/>
          </w:tcPr>
          <w:p w14:paraId="19103B2B" w14:textId="77777777" w:rsidR="00932745" w:rsidRPr="00EF40B7" w:rsidRDefault="00932745">
            <w:pPr>
              <w:pStyle w:val="Bibliography"/>
              <w:rPr>
                <w:ins w:id="744" w:author="ndhien@cit.udn.vn" w:date="2021-03-24T12:11:00Z"/>
                <w:noProof/>
                <w:szCs w:val="26"/>
              </w:rPr>
            </w:pPr>
            <w:ins w:id="745" w:author="ndhien@cit.udn.vn" w:date="2021-03-24T12:11:00Z">
              <w:r w:rsidRPr="00EF40B7">
                <w:rPr>
                  <w:noProof/>
                  <w:szCs w:val="26"/>
                </w:rPr>
                <w:t xml:space="preserve">[5] </w:t>
              </w:r>
            </w:ins>
          </w:p>
        </w:tc>
        <w:tc>
          <w:tcPr>
            <w:tcW w:w="0" w:type="auto"/>
            <w:hideMark/>
          </w:tcPr>
          <w:p w14:paraId="1EBAAA5A" w14:textId="1AED559C" w:rsidR="00932745" w:rsidRPr="00EF40B7" w:rsidRDefault="000061DE">
            <w:pPr>
              <w:pStyle w:val="Bibliography"/>
              <w:rPr>
                <w:ins w:id="746" w:author="ndhien@cit.udn.vn" w:date="2021-03-24T12:11:00Z"/>
                <w:noProof/>
                <w:szCs w:val="26"/>
              </w:rPr>
            </w:pPr>
            <w:r w:rsidRPr="00EF40B7">
              <w:rPr>
                <w:noProof/>
                <w:szCs w:val="26"/>
              </w:rPr>
              <w:t>Developing multi-platform desktop applications with .NET Core 3 and Visual Studio 2019. Build C GUI application for macOS, Linux and Windows by Dimitri Laslo (z-lib.org)</w:t>
            </w:r>
          </w:p>
        </w:tc>
      </w:tr>
      <w:tr w:rsidR="00932745" w:rsidRPr="00EF40B7" w14:paraId="607CE270" w14:textId="77777777" w:rsidTr="00AE3E5E">
        <w:trPr>
          <w:divId w:val="548106428"/>
          <w:tblCellSpacing w:w="15" w:type="dxa"/>
          <w:ins w:id="747" w:author="ndhien@cit.udn.vn" w:date="2021-03-24T12:11:00Z"/>
        </w:trPr>
        <w:tc>
          <w:tcPr>
            <w:tcW w:w="653" w:type="pct"/>
            <w:hideMark/>
          </w:tcPr>
          <w:p w14:paraId="21012308" w14:textId="77777777" w:rsidR="00932745" w:rsidRPr="00EF40B7" w:rsidRDefault="00932745">
            <w:pPr>
              <w:pStyle w:val="Bibliography"/>
              <w:rPr>
                <w:ins w:id="748" w:author="ndhien@cit.udn.vn" w:date="2021-03-24T12:11:00Z"/>
                <w:noProof/>
                <w:szCs w:val="26"/>
              </w:rPr>
            </w:pPr>
            <w:ins w:id="749" w:author="ndhien@cit.udn.vn" w:date="2021-03-24T12:11:00Z">
              <w:r w:rsidRPr="00EF40B7">
                <w:rPr>
                  <w:noProof/>
                  <w:szCs w:val="26"/>
                </w:rPr>
                <w:t xml:space="preserve">[6] </w:t>
              </w:r>
            </w:ins>
          </w:p>
        </w:tc>
        <w:tc>
          <w:tcPr>
            <w:tcW w:w="0" w:type="auto"/>
            <w:hideMark/>
          </w:tcPr>
          <w:p w14:paraId="43A9B476" w14:textId="78BD7A92" w:rsidR="00932745" w:rsidRPr="00AE3E5E" w:rsidRDefault="000061DE" w:rsidP="00AE3E5E">
            <w:pPr>
              <w:pStyle w:val="Bibliography"/>
              <w:rPr>
                <w:ins w:id="750" w:author="ndhien@cit.udn.vn" w:date="2021-03-24T12:11:00Z"/>
                <w:noProof/>
                <w:szCs w:val="26"/>
              </w:rPr>
            </w:pPr>
            <w:r w:rsidRPr="00AE3E5E">
              <w:rPr>
                <w:noProof/>
                <w:szCs w:val="26"/>
              </w:rPr>
              <w:t>Giáo trình_ Các giải pháp lập trình C#_311239</w:t>
            </w:r>
          </w:p>
        </w:tc>
      </w:tr>
      <w:tr w:rsidR="00932745" w:rsidRPr="00EF40B7" w14:paraId="22E3575C" w14:textId="77777777" w:rsidTr="00AE3E5E">
        <w:trPr>
          <w:divId w:val="548106428"/>
          <w:tblCellSpacing w:w="15" w:type="dxa"/>
          <w:ins w:id="751" w:author="ndhien@cit.udn.vn" w:date="2021-03-24T12:11:00Z"/>
        </w:trPr>
        <w:tc>
          <w:tcPr>
            <w:tcW w:w="653" w:type="pct"/>
            <w:hideMark/>
          </w:tcPr>
          <w:p w14:paraId="3207DF25" w14:textId="77777777" w:rsidR="00932745" w:rsidRPr="00EF40B7" w:rsidRDefault="00932745">
            <w:pPr>
              <w:pStyle w:val="Bibliography"/>
              <w:rPr>
                <w:ins w:id="752" w:author="ndhien@cit.udn.vn" w:date="2021-03-24T12:11:00Z"/>
                <w:noProof/>
                <w:szCs w:val="26"/>
              </w:rPr>
            </w:pPr>
            <w:ins w:id="753" w:author="ndhien@cit.udn.vn" w:date="2021-03-24T12:11:00Z">
              <w:r w:rsidRPr="00EF40B7">
                <w:rPr>
                  <w:noProof/>
                  <w:szCs w:val="26"/>
                </w:rPr>
                <w:t xml:space="preserve">[7] </w:t>
              </w:r>
            </w:ins>
          </w:p>
        </w:tc>
        <w:tc>
          <w:tcPr>
            <w:tcW w:w="0" w:type="auto"/>
            <w:hideMark/>
          </w:tcPr>
          <w:p w14:paraId="73085CF7" w14:textId="20808F39" w:rsidR="00932745" w:rsidRPr="0078564C" w:rsidRDefault="000061DE" w:rsidP="0078564C">
            <w:pPr>
              <w:rPr>
                <w:ins w:id="754" w:author="ndhien@cit.udn.vn" w:date="2021-03-24T12:11:00Z"/>
              </w:rPr>
            </w:pPr>
            <w:r w:rsidRPr="0078564C">
              <w:rPr>
                <w:rStyle w:val="a-size-extra-large"/>
                <w:color w:val="0F1111"/>
                <w:szCs w:val="26"/>
              </w:rPr>
              <w:t>Pro C# 9 with .NET 5: Foundational Principles and Practices in Programming </w:t>
            </w:r>
            <w:r w:rsidRPr="0078564C">
              <w:rPr>
                <w:rStyle w:val="a-size-large"/>
                <w:color w:val="0F1111"/>
                <w:szCs w:val="26"/>
              </w:rPr>
              <w:t>10th ed. Edition</w:t>
            </w:r>
          </w:p>
        </w:tc>
      </w:tr>
      <w:tr w:rsidR="00932745" w:rsidRPr="00EF40B7" w14:paraId="5E8DCAA6" w14:textId="77777777" w:rsidTr="00AE3E5E">
        <w:trPr>
          <w:divId w:val="548106428"/>
          <w:tblCellSpacing w:w="15" w:type="dxa"/>
          <w:ins w:id="755" w:author="ndhien@cit.udn.vn" w:date="2021-03-24T12:11:00Z"/>
        </w:trPr>
        <w:tc>
          <w:tcPr>
            <w:tcW w:w="653" w:type="pct"/>
            <w:hideMark/>
          </w:tcPr>
          <w:p w14:paraId="069B1FFE" w14:textId="77777777" w:rsidR="00932745" w:rsidRPr="00EF40B7" w:rsidRDefault="00932745">
            <w:pPr>
              <w:pStyle w:val="Bibliography"/>
              <w:rPr>
                <w:ins w:id="756" w:author="ndhien@cit.udn.vn" w:date="2021-03-24T12:11:00Z"/>
                <w:noProof/>
                <w:szCs w:val="26"/>
              </w:rPr>
            </w:pPr>
            <w:ins w:id="757" w:author="ndhien@cit.udn.vn" w:date="2021-03-24T12:11:00Z">
              <w:r w:rsidRPr="00EF40B7">
                <w:rPr>
                  <w:noProof/>
                  <w:szCs w:val="26"/>
                </w:rPr>
                <w:t xml:space="preserve">[8] </w:t>
              </w:r>
            </w:ins>
          </w:p>
        </w:tc>
        <w:tc>
          <w:tcPr>
            <w:tcW w:w="0" w:type="auto"/>
            <w:hideMark/>
          </w:tcPr>
          <w:p w14:paraId="08271643" w14:textId="149635ED" w:rsidR="00932745" w:rsidRPr="0078564C" w:rsidRDefault="00EF40B7" w:rsidP="0078564C">
            <w:pPr>
              <w:rPr>
                <w:ins w:id="758" w:author="ndhien@cit.udn.vn" w:date="2021-03-24T12:11:00Z"/>
              </w:rPr>
            </w:pPr>
            <w:r w:rsidRPr="0078564C">
              <w:rPr>
                <w:rStyle w:val="a-size-extra-large"/>
                <w:color w:val="0F1111"/>
                <w:szCs w:val="26"/>
              </w:rPr>
              <w:t>Developing multi-platform desktop applications with .NET Core 3 and Visual Studio 2019.: Build C# GUI application for macOS, Linux and Windows. (Developing multiplatform C# GUI applications)</w:t>
            </w:r>
          </w:p>
        </w:tc>
      </w:tr>
    </w:tbl>
    <w:p w14:paraId="4C1DD3A8" w14:textId="77777777" w:rsidR="00932745" w:rsidRDefault="00932745">
      <w:pPr>
        <w:divId w:val="548106428"/>
        <w:rPr>
          <w:ins w:id="759" w:author="ndhien@cit.udn.vn" w:date="2021-03-24T12:11:00Z"/>
          <w:noProof/>
        </w:rPr>
      </w:pPr>
    </w:p>
    <w:p w14:paraId="739536DD" w14:textId="2F4DB67D" w:rsidR="00347C7F" w:rsidDel="00932745" w:rsidRDefault="00347C7F" w:rsidP="00750B87">
      <w:pPr>
        <w:pStyle w:val="ListParagraph"/>
        <w:numPr>
          <w:ilvl w:val="0"/>
          <w:numId w:val="107"/>
        </w:numPr>
        <w:spacing w:before="80" w:after="80"/>
        <w:ind w:left="426" w:hanging="426"/>
        <w:rPr>
          <w:del w:id="760" w:author="ndhien@cit.udn.vn" w:date="2021-03-24T12:11:00Z"/>
          <w:noProof/>
          <w:sz w:val="20"/>
          <w:szCs w:val="20"/>
        </w:rPr>
      </w:pPr>
    </w:p>
    <w:p w14:paraId="73A53655" w14:textId="4C039948" w:rsidR="009D45CA" w:rsidDel="00347C7F" w:rsidRDefault="009D45CA" w:rsidP="00750B87">
      <w:pPr>
        <w:pStyle w:val="ListParagraph"/>
        <w:numPr>
          <w:ilvl w:val="0"/>
          <w:numId w:val="107"/>
        </w:numPr>
        <w:spacing w:before="80" w:after="80"/>
        <w:ind w:left="426" w:hanging="426"/>
        <w:rPr>
          <w:del w:id="761" w:author="ndhien@cit.udn.vn" w:date="2021-03-24T12:10:00Z"/>
          <w:noProof/>
          <w:sz w:val="20"/>
          <w:szCs w:val="20"/>
        </w:rPr>
      </w:pPr>
    </w:p>
    <w:p w14:paraId="7286F969" w14:textId="6F46EF5B" w:rsidR="009D45CA" w:rsidDel="009D45CA" w:rsidRDefault="009D45CA" w:rsidP="00750B87">
      <w:pPr>
        <w:pStyle w:val="ListParagraph"/>
        <w:numPr>
          <w:ilvl w:val="0"/>
          <w:numId w:val="107"/>
        </w:numPr>
        <w:spacing w:before="80" w:after="80"/>
        <w:ind w:left="426" w:hanging="426"/>
        <w:rPr>
          <w:del w:id="762" w:author="ndhien@cit.udn.vn" w:date="2021-03-24T12:09:00Z"/>
          <w:noProof/>
          <w:sz w:val="20"/>
          <w:szCs w:val="20"/>
        </w:rPr>
      </w:pPr>
    </w:p>
    <w:p w14:paraId="66F4631A" w14:textId="54D7567F" w:rsidR="00A428B6" w:rsidDel="009D45CA" w:rsidRDefault="00A428B6" w:rsidP="00750B87">
      <w:pPr>
        <w:pStyle w:val="ListParagraph"/>
        <w:numPr>
          <w:ilvl w:val="0"/>
          <w:numId w:val="107"/>
        </w:numPr>
        <w:spacing w:before="80" w:after="80"/>
        <w:ind w:left="426" w:hanging="426"/>
        <w:rPr>
          <w:del w:id="763" w:author="ndhien@cit.udn.vn" w:date="2021-03-24T12:09:00Z"/>
          <w:noProof/>
          <w:sz w:val="20"/>
          <w:szCs w:val="20"/>
        </w:rPr>
      </w:pPr>
    </w:p>
    <w:p w14:paraId="24937AC4" w14:textId="6DDFC55D" w:rsidR="001924B5" w:rsidDel="00A428B6" w:rsidRDefault="001924B5" w:rsidP="00750B87">
      <w:pPr>
        <w:pStyle w:val="ListParagraph"/>
        <w:numPr>
          <w:ilvl w:val="0"/>
          <w:numId w:val="107"/>
        </w:numPr>
        <w:spacing w:before="80" w:after="80"/>
        <w:ind w:left="426" w:hanging="426"/>
        <w:rPr>
          <w:del w:id="764" w:author="ndhien@cit.udn.vn" w:date="2021-03-24T12:08:00Z"/>
          <w:noProof/>
          <w:sz w:val="20"/>
          <w:szCs w:val="20"/>
        </w:rPr>
      </w:pPr>
    </w:p>
    <w:p w14:paraId="48A0D2A8" w14:textId="19518E7C" w:rsidR="005F1FAA" w:rsidDel="001924B5" w:rsidRDefault="005F1FAA" w:rsidP="00750B87">
      <w:pPr>
        <w:pStyle w:val="ListParagraph"/>
        <w:numPr>
          <w:ilvl w:val="0"/>
          <w:numId w:val="107"/>
        </w:numPr>
        <w:spacing w:before="80" w:after="80"/>
        <w:ind w:left="426" w:hanging="426"/>
        <w:rPr>
          <w:del w:id="765" w:author="ndhien@cit.udn.vn" w:date="2021-03-24T12:07:00Z"/>
          <w:noProof/>
          <w:sz w:val="20"/>
          <w:szCs w:val="20"/>
        </w:rPr>
      </w:pPr>
    </w:p>
    <w:p w14:paraId="10EF0D96" w14:textId="0A58EB96" w:rsidR="005F1FAA" w:rsidDel="005F1FAA" w:rsidRDefault="005F1FAA" w:rsidP="00750B87">
      <w:pPr>
        <w:pStyle w:val="ListParagraph"/>
        <w:numPr>
          <w:ilvl w:val="0"/>
          <w:numId w:val="107"/>
        </w:numPr>
        <w:spacing w:before="80" w:after="80"/>
        <w:ind w:left="426" w:hanging="426"/>
        <w:rPr>
          <w:del w:id="766" w:author="ndhien@cit.udn.vn" w:date="2021-03-24T12:07:00Z"/>
          <w:noProof/>
          <w:sz w:val="20"/>
          <w:szCs w:val="20"/>
        </w:rPr>
      </w:pPr>
    </w:p>
    <w:p w14:paraId="3FB48E22" w14:textId="38E3E2E8" w:rsidR="00F83E27" w:rsidDel="005F1FAA" w:rsidRDefault="00F83E27" w:rsidP="00750B87">
      <w:pPr>
        <w:pStyle w:val="ListParagraph"/>
        <w:numPr>
          <w:ilvl w:val="0"/>
          <w:numId w:val="107"/>
        </w:numPr>
        <w:spacing w:before="80" w:after="80"/>
        <w:ind w:left="426" w:hanging="426"/>
        <w:rPr>
          <w:del w:id="767" w:author="ndhien@cit.udn.vn" w:date="2021-03-24T12:07:00Z"/>
          <w:noProof/>
          <w:sz w:val="20"/>
          <w:szCs w:val="20"/>
        </w:rPr>
      </w:pPr>
    </w:p>
    <w:p w14:paraId="00199D84" w14:textId="4CCA9B28" w:rsidR="00E913EF" w:rsidRPr="007A16CC" w:rsidDel="00F83E27" w:rsidRDefault="00E913EF" w:rsidP="00320C61">
      <w:pPr>
        <w:pStyle w:val="Heading1"/>
        <w:tabs>
          <w:tab w:val="left" w:pos="1299"/>
          <w:tab w:val="center" w:pos="4536"/>
        </w:tabs>
        <w:spacing w:before="80" w:after="80"/>
        <w:rPr>
          <w:del w:id="768" w:author="ndhien@cit.udn.vn" w:date="2021-03-24T12:02:00Z"/>
          <w:b w:val="0"/>
          <w:i/>
          <w:noProof/>
          <w:szCs w:val="36"/>
        </w:rPr>
      </w:pPr>
    </w:p>
    <w:tbl>
      <w:tblPr>
        <w:tblW w:w="4735" w:type="pct"/>
        <w:tblCellSpacing w:w="15" w:type="dxa"/>
        <w:tblCellMar>
          <w:top w:w="15" w:type="dxa"/>
          <w:left w:w="15" w:type="dxa"/>
          <w:bottom w:w="15" w:type="dxa"/>
          <w:right w:w="15" w:type="dxa"/>
        </w:tblCellMar>
        <w:tblLook w:val="04A0" w:firstRow="1" w:lastRow="0" w:firstColumn="1" w:lastColumn="0" w:noHBand="0" w:noVBand="1"/>
      </w:tblPr>
      <w:tblGrid>
        <w:gridCol w:w="8676"/>
      </w:tblGrid>
      <w:tr w:rsidR="00E913EF" w:rsidRPr="007A16CC" w:rsidDel="00F83E27" w14:paraId="6798E87D" w14:textId="77777777" w:rsidTr="00320C61">
        <w:trPr>
          <w:trHeight w:val="38"/>
          <w:tblCellSpacing w:w="15" w:type="dxa"/>
          <w:del w:id="769" w:author="ndhien@cit.udn.vn" w:date="2021-03-24T12:02:00Z"/>
        </w:trPr>
        <w:tc>
          <w:tcPr>
            <w:tcW w:w="0" w:type="auto"/>
            <w:hideMark/>
          </w:tcPr>
          <w:p w14:paraId="71BC8074" w14:textId="77777777" w:rsidR="00E913EF" w:rsidRPr="007A16CC" w:rsidDel="00F83E27" w:rsidRDefault="00E913EF" w:rsidP="00320C61">
            <w:pPr>
              <w:pStyle w:val="Bibliography"/>
              <w:spacing w:before="120"/>
              <w:jc w:val="center"/>
              <w:rPr>
                <w:del w:id="770" w:author="ndhien@cit.udn.vn" w:date="2021-03-24T12:02:00Z"/>
                <w:rFonts w:eastAsiaTheme="minorEastAsia"/>
                <w:noProof/>
                <w:sz w:val="24"/>
              </w:rPr>
            </w:pPr>
          </w:p>
        </w:tc>
      </w:tr>
      <w:tr w:rsidR="00E913EF" w:rsidRPr="007A16CC" w:rsidDel="00F83E27" w14:paraId="783D2F55" w14:textId="77777777" w:rsidTr="00320C61">
        <w:trPr>
          <w:tblCellSpacing w:w="15" w:type="dxa"/>
          <w:del w:id="771" w:author="ndhien@cit.udn.vn" w:date="2021-03-24T12:02:00Z"/>
        </w:trPr>
        <w:tc>
          <w:tcPr>
            <w:tcW w:w="0" w:type="auto"/>
            <w:hideMark/>
          </w:tcPr>
          <w:p w14:paraId="701BDEBF" w14:textId="77777777" w:rsidR="00E913EF" w:rsidRPr="007A16CC" w:rsidDel="00F83E27" w:rsidRDefault="00E913EF" w:rsidP="00320C61">
            <w:pPr>
              <w:pStyle w:val="Bibliography"/>
              <w:spacing w:before="120"/>
              <w:jc w:val="center"/>
              <w:rPr>
                <w:del w:id="772" w:author="ndhien@cit.udn.vn" w:date="2021-03-24T12:02:00Z"/>
                <w:rFonts w:eastAsiaTheme="minorEastAsia"/>
                <w:noProof/>
                <w:sz w:val="24"/>
              </w:rPr>
            </w:pPr>
          </w:p>
        </w:tc>
      </w:tr>
      <w:tr w:rsidR="00E913EF" w:rsidRPr="007A16CC" w:rsidDel="00F83E27" w14:paraId="694E91B8" w14:textId="77777777" w:rsidTr="00320C61">
        <w:trPr>
          <w:tblCellSpacing w:w="15" w:type="dxa"/>
          <w:del w:id="773" w:author="ndhien@cit.udn.vn" w:date="2021-03-24T12:02:00Z"/>
        </w:trPr>
        <w:tc>
          <w:tcPr>
            <w:tcW w:w="0" w:type="auto"/>
            <w:hideMark/>
          </w:tcPr>
          <w:p w14:paraId="5E4DCA16" w14:textId="77777777" w:rsidR="00E913EF" w:rsidRPr="007A16CC" w:rsidDel="00F83E27" w:rsidRDefault="00D12650">
            <w:pPr>
              <w:pStyle w:val="Bibliography"/>
              <w:numPr>
                <w:ilvl w:val="0"/>
                <w:numId w:val="107"/>
              </w:numPr>
              <w:spacing w:before="120"/>
              <w:ind w:left="426" w:hanging="426"/>
              <w:rPr>
                <w:del w:id="774" w:author="ndhien@cit.udn.vn" w:date="2021-03-24T12:02:00Z"/>
                <w:rFonts w:eastAsiaTheme="minorEastAsia"/>
                <w:noProof/>
                <w:sz w:val="24"/>
              </w:rPr>
            </w:pPr>
            <w:bookmarkStart w:id="775" w:name="_Ref9524817"/>
            <w:del w:id="776" w:author="ndhien@cit.udn.vn" w:date="2021-03-24T12:02:00Z">
              <w:r w:rsidRPr="00D12650" w:rsidDel="00F83E27">
                <w:rPr>
                  <w:noProof/>
                  <w:sz w:val="24"/>
                </w:rPr>
                <w:delText xml:space="preserve">Shi, H., Xu, M., Li, R. (2018). Deep learning for household load forecasting—a novel pooling deep RNNS. IEEE Transactions on Smart Grid, 9(5), 5271–5280. </w:delText>
              </w:r>
              <w:bookmarkEnd w:id="775"/>
            </w:del>
          </w:p>
        </w:tc>
      </w:tr>
      <w:tr w:rsidR="00E913EF" w:rsidRPr="007A16CC" w:rsidDel="00F83E27" w14:paraId="5BFF0DAE" w14:textId="77777777" w:rsidTr="00320C61">
        <w:trPr>
          <w:tblCellSpacing w:w="15" w:type="dxa"/>
          <w:del w:id="777" w:author="ndhien@cit.udn.vn" w:date="2021-03-24T12:02:00Z"/>
        </w:trPr>
        <w:tc>
          <w:tcPr>
            <w:tcW w:w="0" w:type="auto"/>
            <w:hideMark/>
          </w:tcPr>
          <w:p w14:paraId="063936FC" w14:textId="77777777" w:rsidR="00E913EF" w:rsidRPr="007A16CC" w:rsidDel="00F83E27" w:rsidRDefault="00D12650" w:rsidP="00750B87">
            <w:pPr>
              <w:pStyle w:val="Bibliography"/>
              <w:numPr>
                <w:ilvl w:val="0"/>
                <w:numId w:val="107"/>
              </w:numPr>
              <w:spacing w:before="120"/>
              <w:ind w:left="426" w:hanging="426"/>
              <w:rPr>
                <w:del w:id="778" w:author="ndhien@cit.udn.vn" w:date="2021-03-24T12:02:00Z"/>
                <w:rFonts w:eastAsiaTheme="minorEastAsia"/>
                <w:noProof/>
                <w:sz w:val="24"/>
              </w:rPr>
            </w:pPr>
            <w:del w:id="779" w:author="ndhien@cit.udn.vn" w:date="2021-03-24T12:02:00Z">
              <w:r w:rsidRPr="00D12650" w:rsidDel="00F83E27">
                <w:rPr>
                  <w:noProof/>
                  <w:sz w:val="24"/>
                </w:rPr>
                <w:delText>Paul Viola and Michael Jones (2001). Rapid Object Detection using a Boosted Cascade of Simple Features. Computer Vision and pattern Recognition</w:delText>
              </w:r>
            </w:del>
          </w:p>
        </w:tc>
      </w:tr>
      <w:tr w:rsidR="00E913EF" w:rsidRPr="007A16CC" w:rsidDel="00F83E27" w14:paraId="7A26F34C" w14:textId="77777777" w:rsidTr="00750B87">
        <w:trPr>
          <w:tblCellSpacing w:w="15" w:type="dxa"/>
          <w:del w:id="780" w:author="ndhien@cit.udn.vn" w:date="2021-03-24T12:02:00Z"/>
        </w:trPr>
        <w:tc>
          <w:tcPr>
            <w:tcW w:w="0" w:type="auto"/>
          </w:tcPr>
          <w:p w14:paraId="62BCA586" w14:textId="77777777" w:rsidR="00E913EF" w:rsidRPr="007A16CC" w:rsidDel="00F83E27" w:rsidRDefault="00E913EF" w:rsidP="00320C61">
            <w:pPr>
              <w:pStyle w:val="Bibliography"/>
              <w:numPr>
                <w:ilvl w:val="0"/>
                <w:numId w:val="107"/>
              </w:numPr>
              <w:spacing w:before="120"/>
              <w:ind w:left="426" w:hanging="426"/>
              <w:rPr>
                <w:del w:id="781" w:author="ndhien@cit.udn.vn" w:date="2021-03-24T12:02:00Z"/>
                <w:rFonts w:eastAsiaTheme="minorEastAsia"/>
                <w:noProof/>
                <w:sz w:val="24"/>
              </w:rPr>
            </w:pPr>
          </w:p>
        </w:tc>
      </w:tr>
      <w:tr w:rsidR="00E913EF" w:rsidRPr="007A16CC" w:rsidDel="00F83E27" w14:paraId="07377097" w14:textId="77777777" w:rsidTr="00750B87">
        <w:trPr>
          <w:tblCellSpacing w:w="15" w:type="dxa"/>
          <w:del w:id="782" w:author="ndhien@cit.udn.vn" w:date="2021-03-24T12:02:00Z"/>
        </w:trPr>
        <w:tc>
          <w:tcPr>
            <w:tcW w:w="0" w:type="auto"/>
          </w:tcPr>
          <w:p w14:paraId="4350A0D9" w14:textId="77777777" w:rsidR="007A16CC" w:rsidRPr="007A16CC" w:rsidDel="00F83E27" w:rsidRDefault="007A16CC" w:rsidP="00320C61">
            <w:pPr>
              <w:spacing w:before="120"/>
              <w:ind w:left="426" w:hanging="426"/>
              <w:rPr>
                <w:del w:id="783" w:author="ndhien@cit.udn.vn" w:date="2021-03-24T12:02:00Z"/>
                <w:rFonts w:eastAsiaTheme="minorEastAsia"/>
                <w:noProof/>
              </w:rPr>
            </w:pPr>
          </w:p>
        </w:tc>
      </w:tr>
    </w:tbl>
    <w:p w14:paraId="0B7EC550" w14:textId="7193E6F5" w:rsidR="00BC0954" w:rsidRPr="008E28E6" w:rsidRDefault="00E913EF" w:rsidP="008E28E6">
      <w:pPr>
        <w:rPr>
          <w:noProof/>
          <w:szCs w:val="26"/>
        </w:rPr>
      </w:pPr>
      <w:r w:rsidRPr="007A16CC">
        <w:fldChar w:fldCharType="end"/>
      </w:r>
      <w:bookmarkEnd w:id="720"/>
      <w:bookmarkEnd w:id="721"/>
      <w:bookmarkEnd w:id="722"/>
      <w:bookmarkEnd w:id="723"/>
      <w:bookmarkEnd w:id="724"/>
      <w:bookmarkEnd w:id="725"/>
    </w:p>
    <w:sectPr w:rsidR="00BC0954" w:rsidRPr="008E28E6" w:rsidSect="002F798B">
      <w:headerReference w:type="default" r:id="rId45"/>
      <w:footerReference w:type="default" r:id="rId46"/>
      <w:pgSz w:w="11907" w:h="16840" w:code="9"/>
      <w:pgMar w:top="1418" w:right="1134" w:bottom="1418" w:left="1701"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BD1E0E" w14:textId="77777777" w:rsidR="002E17D2" w:rsidRDefault="002E17D2" w:rsidP="00366C8D">
      <w:r>
        <w:separator/>
      </w:r>
    </w:p>
  </w:endnote>
  <w:endnote w:type="continuationSeparator" w:id="0">
    <w:p w14:paraId="0DCD4400" w14:textId="77777777" w:rsidR="002E17D2" w:rsidRDefault="002E17D2" w:rsidP="00366C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bangkok">
    <w:altName w:val="Calibri"/>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VNtimes new roman">
    <w:altName w:val="Calibri"/>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Open Sans">
    <w:altName w:val="Times New Roman"/>
    <w:panose1 w:val="00000000000000000000"/>
    <w:charset w:val="00"/>
    <w:family w:val="roman"/>
    <w:notTrueType/>
    <w:pitch w:val="default"/>
  </w:font>
  <w:font w:name="Mulish 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283918"/>
      <w:docPartObj>
        <w:docPartGallery w:val="Page Numbers (Bottom of Page)"/>
        <w:docPartUnique/>
      </w:docPartObj>
    </w:sdtPr>
    <w:sdtEndPr>
      <w:rPr>
        <w:noProof/>
        <w:sz w:val="24"/>
        <w:szCs w:val="26"/>
      </w:rPr>
    </w:sdtEndPr>
    <w:sdtContent>
      <w:p w14:paraId="5E01F0B1" w14:textId="5D69D0DE" w:rsidR="0078564C" w:rsidRPr="00610750" w:rsidRDefault="0078564C">
        <w:pPr>
          <w:pStyle w:val="Footer"/>
          <w:jc w:val="center"/>
          <w:rPr>
            <w:sz w:val="24"/>
            <w:szCs w:val="26"/>
          </w:rPr>
        </w:pPr>
        <w:r w:rsidRPr="00610750">
          <w:rPr>
            <w:sz w:val="24"/>
            <w:szCs w:val="26"/>
          </w:rPr>
          <w:fldChar w:fldCharType="begin"/>
        </w:r>
        <w:r w:rsidRPr="00610750">
          <w:rPr>
            <w:sz w:val="24"/>
            <w:szCs w:val="26"/>
          </w:rPr>
          <w:instrText xml:space="preserve"> PAGE   \* MERGEFORMAT </w:instrText>
        </w:r>
        <w:r w:rsidRPr="00610750">
          <w:rPr>
            <w:sz w:val="24"/>
            <w:szCs w:val="26"/>
          </w:rPr>
          <w:fldChar w:fldCharType="separate"/>
        </w:r>
        <w:r w:rsidR="00F4147D">
          <w:rPr>
            <w:noProof/>
            <w:sz w:val="24"/>
            <w:szCs w:val="26"/>
          </w:rPr>
          <w:t>viii</w:t>
        </w:r>
        <w:r w:rsidRPr="00610750">
          <w:rPr>
            <w:noProof/>
            <w:sz w:val="24"/>
            <w:szCs w:val="26"/>
          </w:rPr>
          <w:fldChar w:fldCharType="end"/>
        </w:r>
      </w:p>
    </w:sdtContent>
  </w:sdt>
  <w:p w14:paraId="0B7BA50C" w14:textId="77777777" w:rsidR="0078564C" w:rsidRDefault="0078564C">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8293209"/>
      <w:docPartObj>
        <w:docPartGallery w:val="Page Numbers (Bottom of Page)"/>
        <w:docPartUnique/>
      </w:docPartObj>
    </w:sdtPr>
    <w:sdtEndPr>
      <w:rPr>
        <w:noProof/>
      </w:rPr>
    </w:sdtEndPr>
    <w:sdtContent>
      <w:p w14:paraId="225726DE" w14:textId="35D10F88" w:rsidR="0078564C" w:rsidRDefault="0078564C">
        <w:pPr>
          <w:pStyle w:val="Footer"/>
          <w:jc w:val="center"/>
        </w:pPr>
        <w:r>
          <w:fldChar w:fldCharType="begin"/>
        </w:r>
        <w:r>
          <w:instrText xml:space="preserve"> PAGE   \* MERGEFORMAT </w:instrText>
        </w:r>
        <w:r>
          <w:fldChar w:fldCharType="separate"/>
        </w:r>
        <w:r w:rsidR="00F4147D">
          <w:rPr>
            <w:noProof/>
          </w:rPr>
          <w:t>19</w:t>
        </w:r>
        <w:r>
          <w:rPr>
            <w:noProof/>
          </w:rPr>
          <w:fldChar w:fldCharType="end"/>
        </w:r>
      </w:p>
    </w:sdtContent>
  </w:sdt>
  <w:p w14:paraId="47383A23" w14:textId="77777777" w:rsidR="0078564C" w:rsidRDefault="0078564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BDC5FA" w14:textId="77777777" w:rsidR="002E17D2" w:rsidRDefault="002E17D2" w:rsidP="00366C8D">
      <w:r>
        <w:separator/>
      </w:r>
    </w:p>
  </w:footnote>
  <w:footnote w:type="continuationSeparator" w:id="0">
    <w:p w14:paraId="75512982" w14:textId="77777777" w:rsidR="002E17D2" w:rsidRDefault="002E17D2" w:rsidP="00366C8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21BC60" w14:textId="77777777" w:rsidR="0078564C" w:rsidRDefault="0078564C">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10CC5"/>
    <w:multiLevelType w:val="hybridMultilevel"/>
    <w:tmpl w:val="2A66F976"/>
    <w:lvl w:ilvl="0" w:tplc="B1CED22E">
      <w:start w:val="1"/>
      <w:numFmt w:val="bullet"/>
      <w:lvlText w:val="-"/>
      <w:lvlJc w:val="left"/>
      <w:pPr>
        <w:ind w:left="1429" w:hanging="360"/>
      </w:pPr>
      <w:rPr>
        <w:rFonts w:ascii="Verdana" w:hAnsi="Verdana"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19A325C"/>
    <w:multiLevelType w:val="hybridMultilevel"/>
    <w:tmpl w:val="5D563214"/>
    <w:lvl w:ilvl="0" w:tplc="B1CED22E">
      <w:start w:val="1"/>
      <w:numFmt w:val="bullet"/>
      <w:lvlText w:val="-"/>
      <w:lvlJc w:val="left"/>
      <w:pPr>
        <w:ind w:left="1004" w:hanging="360"/>
      </w:pPr>
      <w:rPr>
        <w:rFonts w:ascii="Verdana" w:hAnsi="Verdana"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15:restartNumberingAfterBreak="0">
    <w:nsid w:val="01FB1898"/>
    <w:multiLevelType w:val="hybridMultilevel"/>
    <w:tmpl w:val="6BF65322"/>
    <w:lvl w:ilvl="0" w:tplc="2FBC8C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F23CA6"/>
    <w:multiLevelType w:val="hybridMultilevel"/>
    <w:tmpl w:val="E73C9DCC"/>
    <w:lvl w:ilvl="0" w:tplc="04090019">
      <w:start w:val="1"/>
      <w:numFmt w:val="lowerLetter"/>
      <w:lvlText w:val="%1."/>
      <w:lvlJc w:val="left"/>
      <w:pPr>
        <w:ind w:left="1854" w:hanging="360"/>
      </w:pPr>
      <w:rPr>
        <w:rFont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 w15:restartNumberingAfterBreak="0">
    <w:nsid w:val="044E594C"/>
    <w:multiLevelType w:val="hybridMultilevel"/>
    <w:tmpl w:val="E4A29A56"/>
    <w:lvl w:ilvl="0" w:tplc="B1CED22E">
      <w:start w:val="1"/>
      <w:numFmt w:val="bullet"/>
      <w:lvlText w:val="-"/>
      <w:lvlJc w:val="left"/>
      <w:pPr>
        <w:ind w:left="1571" w:hanging="360"/>
      </w:pPr>
      <w:rPr>
        <w:rFonts w:ascii="Verdana" w:hAnsi="Verdana"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 w15:restartNumberingAfterBreak="0">
    <w:nsid w:val="054C5BD7"/>
    <w:multiLevelType w:val="hybridMultilevel"/>
    <w:tmpl w:val="9A9608C2"/>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82540A"/>
    <w:multiLevelType w:val="multilevel"/>
    <w:tmpl w:val="74B85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E52938"/>
    <w:multiLevelType w:val="hybridMultilevel"/>
    <w:tmpl w:val="097065BC"/>
    <w:lvl w:ilvl="0" w:tplc="342E0F0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71F4ED5"/>
    <w:multiLevelType w:val="hybridMultilevel"/>
    <w:tmpl w:val="19AAD34E"/>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28385F"/>
    <w:multiLevelType w:val="hybridMultilevel"/>
    <w:tmpl w:val="52C83992"/>
    <w:lvl w:ilvl="0" w:tplc="B1CED22E">
      <w:start w:val="1"/>
      <w:numFmt w:val="bullet"/>
      <w:lvlText w:val="-"/>
      <w:lvlJc w:val="left"/>
      <w:pPr>
        <w:ind w:left="1004" w:hanging="360"/>
      </w:pPr>
      <w:rPr>
        <w:rFonts w:ascii="Verdana" w:hAnsi="Verdana"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15:restartNumberingAfterBreak="0">
    <w:nsid w:val="07DA60B6"/>
    <w:multiLevelType w:val="hybridMultilevel"/>
    <w:tmpl w:val="D400950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 w15:restartNumberingAfterBreak="0">
    <w:nsid w:val="07EF7EDB"/>
    <w:multiLevelType w:val="hybridMultilevel"/>
    <w:tmpl w:val="F7064A4E"/>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8444B53"/>
    <w:multiLevelType w:val="multilevel"/>
    <w:tmpl w:val="07F81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8845F7C"/>
    <w:multiLevelType w:val="hybridMultilevel"/>
    <w:tmpl w:val="5F747A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9412D74"/>
    <w:multiLevelType w:val="hybridMultilevel"/>
    <w:tmpl w:val="FB1034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97F713B"/>
    <w:multiLevelType w:val="hybridMultilevel"/>
    <w:tmpl w:val="765C3D42"/>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A0F2293"/>
    <w:multiLevelType w:val="hybridMultilevel"/>
    <w:tmpl w:val="4400122A"/>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ACA25F2"/>
    <w:multiLevelType w:val="hybridMultilevel"/>
    <w:tmpl w:val="DBDAF5E2"/>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AFE57C1"/>
    <w:multiLevelType w:val="hybridMultilevel"/>
    <w:tmpl w:val="AFAE35B6"/>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C456CE4"/>
    <w:multiLevelType w:val="hybridMultilevel"/>
    <w:tmpl w:val="55806C90"/>
    <w:lvl w:ilvl="0" w:tplc="B1CED22E">
      <w:start w:val="1"/>
      <w:numFmt w:val="bullet"/>
      <w:lvlText w:val="-"/>
      <w:lvlJc w:val="left"/>
      <w:pPr>
        <w:ind w:left="2520" w:hanging="360"/>
      </w:pPr>
      <w:rPr>
        <w:rFonts w:ascii="Verdana" w:hAnsi="Verdana"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15:restartNumberingAfterBreak="0">
    <w:nsid w:val="0F4D2B5D"/>
    <w:multiLevelType w:val="hybridMultilevel"/>
    <w:tmpl w:val="7B2CD8DE"/>
    <w:lvl w:ilvl="0" w:tplc="B1CED22E">
      <w:start w:val="1"/>
      <w:numFmt w:val="bullet"/>
      <w:lvlText w:val="-"/>
      <w:lvlJc w:val="left"/>
      <w:pPr>
        <w:ind w:left="2610" w:hanging="360"/>
      </w:pPr>
      <w:rPr>
        <w:rFonts w:ascii="Verdana" w:hAnsi="Verdana"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21" w15:restartNumberingAfterBreak="0">
    <w:nsid w:val="0FD47053"/>
    <w:multiLevelType w:val="hybridMultilevel"/>
    <w:tmpl w:val="EB4ECDD8"/>
    <w:lvl w:ilvl="0" w:tplc="0B4E11AC">
      <w:start w:val="1"/>
      <w:numFmt w:val="bullet"/>
      <w:lvlText w:val="-"/>
      <w:lvlJc w:val="left"/>
      <w:pPr>
        <w:ind w:left="1288" w:hanging="360"/>
      </w:pPr>
      <w:rPr>
        <w:rFonts w:ascii="Times New Roman" w:hAnsi="Times New Roman" w:hint="default"/>
        <w:b/>
        <w:sz w:val="26"/>
        <w:szCs w:val="26"/>
      </w:rPr>
    </w:lvl>
    <w:lvl w:ilvl="1" w:tplc="04090003" w:tentative="1">
      <w:start w:val="1"/>
      <w:numFmt w:val="bullet"/>
      <w:lvlText w:val="o"/>
      <w:lvlJc w:val="left"/>
      <w:pPr>
        <w:ind w:left="2008" w:hanging="360"/>
      </w:pPr>
      <w:rPr>
        <w:rFonts w:ascii="Courier New" w:hAnsi="Courier New" w:cs="Courier New" w:hint="default"/>
      </w:rPr>
    </w:lvl>
    <w:lvl w:ilvl="2" w:tplc="04090005" w:tentative="1">
      <w:start w:val="1"/>
      <w:numFmt w:val="bullet"/>
      <w:lvlText w:val=""/>
      <w:lvlJc w:val="left"/>
      <w:pPr>
        <w:ind w:left="2728" w:hanging="360"/>
      </w:pPr>
      <w:rPr>
        <w:rFonts w:ascii="Wingdings" w:hAnsi="Wingdings" w:hint="default"/>
      </w:rPr>
    </w:lvl>
    <w:lvl w:ilvl="3" w:tplc="04090001" w:tentative="1">
      <w:start w:val="1"/>
      <w:numFmt w:val="bullet"/>
      <w:lvlText w:val=""/>
      <w:lvlJc w:val="left"/>
      <w:pPr>
        <w:ind w:left="3448" w:hanging="360"/>
      </w:pPr>
      <w:rPr>
        <w:rFonts w:ascii="Symbol" w:hAnsi="Symbol" w:hint="default"/>
      </w:rPr>
    </w:lvl>
    <w:lvl w:ilvl="4" w:tplc="04090003" w:tentative="1">
      <w:start w:val="1"/>
      <w:numFmt w:val="bullet"/>
      <w:lvlText w:val="o"/>
      <w:lvlJc w:val="left"/>
      <w:pPr>
        <w:ind w:left="4168" w:hanging="360"/>
      </w:pPr>
      <w:rPr>
        <w:rFonts w:ascii="Courier New" w:hAnsi="Courier New" w:cs="Courier New" w:hint="default"/>
      </w:rPr>
    </w:lvl>
    <w:lvl w:ilvl="5" w:tplc="04090005" w:tentative="1">
      <w:start w:val="1"/>
      <w:numFmt w:val="bullet"/>
      <w:lvlText w:val=""/>
      <w:lvlJc w:val="left"/>
      <w:pPr>
        <w:ind w:left="4888" w:hanging="360"/>
      </w:pPr>
      <w:rPr>
        <w:rFonts w:ascii="Wingdings" w:hAnsi="Wingdings" w:hint="default"/>
      </w:rPr>
    </w:lvl>
    <w:lvl w:ilvl="6" w:tplc="04090001" w:tentative="1">
      <w:start w:val="1"/>
      <w:numFmt w:val="bullet"/>
      <w:lvlText w:val=""/>
      <w:lvlJc w:val="left"/>
      <w:pPr>
        <w:ind w:left="5608" w:hanging="360"/>
      </w:pPr>
      <w:rPr>
        <w:rFonts w:ascii="Symbol" w:hAnsi="Symbol" w:hint="default"/>
      </w:rPr>
    </w:lvl>
    <w:lvl w:ilvl="7" w:tplc="04090003" w:tentative="1">
      <w:start w:val="1"/>
      <w:numFmt w:val="bullet"/>
      <w:lvlText w:val="o"/>
      <w:lvlJc w:val="left"/>
      <w:pPr>
        <w:ind w:left="6328" w:hanging="360"/>
      </w:pPr>
      <w:rPr>
        <w:rFonts w:ascii="Courier New" w:hAnsi="Courier New" w:cs="Courier New" w:hint="default"/>
      </w:rPr>
    </w:lvl>
    <w:lvl w:ilvl="8" w:tplc="04090005" w:tentative="1">
      <w:start w:val="1"/>
      <w:numFmt w:val="bullet"/>
      <w:lvlText w:val=""/>
      <w:lvlJc w:val="left"/>
      <w:pPr>
        <w:ind w:left="7048" w:hanging="360"/>
      </w:pPr>
      <w:rPr>
        <w:rFonts w:ascii="Wingdings" w:hAnsi="Wingdings" w:hint="default"/>
      </w:rPr>
    </w:lvl>
  </w:abstractNum>
  <w:abstractNum w:abstractNumId="22" w15:restartNumberingAfterBreak="0">
    <w:nsid w:val="128B0E84"/>
    <w:multiLevelType w:val="hybridMultilevel"/>
    <w:tmpl w:val="863C14C2"/>
    <w:lvl w:ilvl="0" w:tplc="B1CED22E">
      <w:start w:val="1"/>
      <w:numFmt w:val="bullet"/>
      <w:lvlText w:val="-"/>
      <w:lvlJc w:val="left"/>
      <w:pPr>
        <w:ind w:left="2160" w:hanging="360"/>
      </w:pPr>
      <w:rPr>
        <w:rFonts w:ascii="Verdana" w:hAnsi="Verdan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14594FB8"/>
    <w:multiLevelType w:val="hybridMultilevel"/>
    <w:tmpl w:val="FD8458E2"/>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57B5221"/>
    <w:multiLevelType w:val="hybridMultilevel"/>
    <w:tmpl w:val="64BE292C"/>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6986DF2"/>
    <w:multiLevelType w:val="hybridMultilevel"/>
    <w:tmpl w:val="37C29328"/>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7277022"/>
    <w:multiLevelType w:val="hybridMultilevel"/>
    <w:tmpl w:val="2DFC83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B6183E10">
      <w:start w:val="3"/>
      <w:numFmt w:val="bullet"/>
      <w:lvlText w:val=""/>
      <w:lvlJc w:val="left"/>
      <w:pPr>
        <w:ind w:left="2340" w:hanging="360"/>
      </w:pPr>
      <w:rPr>
        <w:rFonts w:ascii="Wingdings" w:eastAsia="Times New Roman" w:hAnsi="Wingdings" w:cs="Times New Roman" w:hint="default"/>
      </w:rPr>
    </w:lvl>
    <w:lvl w:ilvl="3" w:tplc="FB6AC740">
      <w:start w:val="2"/>
      <w:numFmt w:val="bullet"/>
      <w:lvlText w:val=""/>
      <w:lvlJc w:val="left"/>
      <w:pPr>
        <w:ind w:left="2880" w:hanging="360"/>
      </w:pPr>
      <w:rPr>
        <w:rFonts w:ascii="Symbol" w:eastAsia="Times New Roman" w:hAnsi="Symbol" w:cs="Times New Roman"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97F51B3"/>
    <w:multiLevelType w:val="hybridMultilevel"/>
    <w:tmpl w:val="1D686D08"/>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D335FB0"/>
    <w:multiLevelType w:val="hybridMultilevel"/>
    <w:tmpl w:val="724C5F18"/>
    <w:lvl w:ilvl="0" w:tplc="0B4E11AC">
      <w:start w:val="1"/>
      <w:numFmt w:val="bullet"/>
      <w:lvlText w:val="-"/>
      <w:lvlJc w:val="left"/>
      <w:pPr>
        <w:ind w:left="1211" w:hanging="360"/>
      </w:pPr>
      <w:rPr>
        <w:rFonts w:ascii="Times New Roman" w:hAnsi="Times New Roman" w:hint="default"/>
        <w:b/>
        <w:sz w:val="26"/>
        <w:szCs w:val="26"/>
      </w:rPr>
    </w:lvl>
    <w:lvl w:ilvl="1" w:tplc="A37AF374">
      <w:start w:val="1"/>
      <w:numFmt w:val="upperLetter"/>
      <w:lvlText w:val="%2."/>
      <w:lvlJc w:val="left"/>
      <w:pPr>
        <w:ind w:left="1581" w:hanging="360"/>
      </w:pPr>
      <w:rPr>
        <w:rFonts w:hint="default"/>
      </w:rPr>
    </w:lvl>
    <w:lvl w:ilvl="2" w:tplc="0409001B" w:tentative="1">
      <w:start w:val="1"/>
      <w:numFmt w:val="lowerRoman"/>
      <w:lvlText w:val="%3."/>
      <w:lvlJc w:val="right"/>
      <w:pPr>
        <w:ind w:left="2301" w:hanging="180"/>
      </w:pPr>
    </w:lvl>
    <w:lvl w:ilvl="3" w:tplc="0409000F" w:tentative="1">
      <w:start w:val="1"/>
      <w:numFmt w:val="decimal"/>
      <w:lvlText w:val="%4."/>
      <w:lvlJc w:val="left"/>
      <w:pPr>
        <w:ind w:left="3021" w:hanging="360"/>
      </w:pPr>
    </w:lvl>
    <w:lvl w:ilvl="4" w:tplc="04090019" w:tentative="1">
      <w:start w:val="1"/>
      <w:numFmt w:val="lowerLetter"/>
      <w:lvlText w:val="%5."/>
      <w:lvlJc w:val="left"/>
      <w:pPr>
        <w:ind w:left="3741" w:hanging="360"/>
      </w:pPr>
    </w:lvl>
    <w:lvl w:ilvl="5" w:tplc="0409001B" w:tentative="1">
      <w:start w:val="1"/>
      <w:numFmt w:val="lowerRoman"/>
      <w:lvlText w:val="%6."/>
      <w:lvlJc w:val="right"/>
      <w:pPr>
        <w:ind w:left="4461" w:hanging="180"/>
      </w:pPr>
    </w:lvl>
    <w:lvl w:ilvl="6" w:tplc="0409000F" w:tentative="1">
      <w:start w:val="1"/>
      <w:numFmt w:val="decimal"/>
      <w:lvlText w:val="%7."/>
      <w:lvlJc w:val="left"/>
      <w:pPr>
        <w:ind w:left="5181" w:hanging="360"/>
      </w:pPr>
    </w:lvl>
    <w:lvl w:ilvl="7" w:tplc="04090019" w:tentative="1">
      <w:start w:val="1"/>
      <w:numFmt w:val="lowerLetter"/>
      <w:lvlText w:val="%8."/>
      <w:lvlJc w:val="left"/>
      <w:pPr>
        <w:ind w:left="5901" w:hanging="360"/>
      </w:pPr>
    </w:lvl>
    <w:lvl w:ilvl="8" w:tplc="0409001B" w:tentative="1">
      <w:start w:val="1"/>
      <w:numFmt w:val="lowerRoman"/>
      <w:lvlText w:val="%9."/>
      <w:lvlJc w:val="right"/>
      <w:pPr>
        <w:ind w:left="6621" w:hanging="180"/>
      </w:pPr>
    </w:lvl>
  </w:abstractNum>
  <w:abstractNum w:abstractNumId="29" w15:restartNumberingAfterBreak="0">
    <w:nsid w:val="1D5B5079"/>
    <w:multiLevelType w:val="hybridMultilevel"/>
    <w:tmpl w:val="0ABC46DC"/>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E443D5A"/>
    <w:multiLevelType w:val="hybridMultilevel"/>
    <w:tmpl w:val="D3641FA8"/>
    <w:lvl w:ilvl="0" w:tplc="5D38CADC">
      <w:start w:val="10"/>
      <w:numFmt w:val="bullet"/>
      <w:lvlText w:val=""/>
      <w:lvlJc w:val="left"/>
      <w:pPr>
        <w:ind w:left="2421" w:hanging="360"/>
      </w:pPr>
      <w:rPr>
        <w:rFonts w:ascii="Symbol" w:eastAsia="Times New Roman" w:hAnsi="Symbol" w:cs="Times New Roman"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31" w15:restartNumberingAfterBreak="0">
    <w:nsid w:val="1EA714FC"/>
    <w:multiLevelType w:val="hybridMultilevel"/>
    <w:tmpl w:val="4224C954"/>
    <w:lvl w:ilvl="0" w:tplc="2254792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1F5F4055"/>
    <w:multiLevelType w:val="hybridMultilevel"/>
    <w:tmpl w:val="96C0ABAE"/>
    <w:lvl w:ilvl="0" w:tplc="B1CED22E">
      <w:start w:val="1"/>
      <w:numFmt w:val="bullet"/>
      <w:lvlText w:val="-"/>
      <w:lvlJc w:val="left"/>
      <w:pPr>
        <w:ind w:left="1004" w:hanging="360"/>
      </w:pPr>
      <w:rPr>
        <w:rFonts w:ascii="Verdana" w:hAnsi="Verdana"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3" w15:restartNumberingAfterBreak="0">
    <w:nsid w:val="1F621922"/>
    <w:multiLevelType w:val="multilevel"/>
    <w:tmpl w:val="174E8E5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1FA71011"/>
    <w:multiLevelType w:val="hybridMultilevel"/>
    <w:tmpl w:val="16480F48"/>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0883E5F"/>
    <w:multiLevelType w:val="hybridMultilevel"/>
    <w:tmpl w:val="FFB44EBA"/>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0BA2A2D"/>
    <w:multiLevelType w:val="hybridMultilevel"/>
    <w:tmpl w:val="8FF2B56E"/>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23927B5"/>
    <w:multiLevelType w:val="hybridMultilevel"/>
    <w:tmpl w:val="84AC29AC"/>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2E32936"/>
    <w:multiLevelType w:val="hybridMultilevel"/>
    <w:tmpl w:val="569E574E"/>
    <w:lvl w:ilvl="0" w:tplc="0B4E11AC">
      <w:start w:val="1"/>
      <w:numFmt w:val="bullet"/>
      <w:lvlText w:val="-"/>
      <w:lvlJc w:val="left"/>
      <w:pPr>
        <w:ind w:left="754" w:hanging="360"/>
      </w:pPr>
      <w:rPr>
        <w:rFonts w:ascii="Times New Roman" w:hAnsi="Times New Roman" w:hint="default"/>
        <w:b/>
        <w:sz w:val="26"/>
        <w:szCs w:val="26"/>
      </w:rPr>
    </w:lvl>
    <w:lvl w:ilvl="1" w:tplc="04090003" w:tentative="1">
      <w:start w:val="1"/>
      <w:numFmt w:val="bullet"/>
      <w:lvlText w:val="o"/>
      <w:lvlJc w:val="left"/>
      <w:pPr>
        <w:ind w:left="1474" w:hanging="360"/>
      </w:pPr>
      <w:rPr>
        <w:rFonts w:ascii="Courier New" w:hAnsi="Courier New" w:cs="Courier New" w:hint="default"/>
      </w:rPr>
    </w:lvl>
    <w:lvl w:ilvl="2" w:tplc="04090005" w:tentative="1">
      <w:start w:val="1"/>
      <w:numFmt w:val="bullet"/>
      <w:lvlText w:val=""/>
      <w:lvlJc w:val="left"/>
      <w:pPr>
        <w:ind w:left="2194" w:hanging="360"/>
      </w:pPr>
      <w:rPr>
        <w:rFonts w:ascii="Wingdings" w:hAnsi="Wingdings" w:hint="default"/>
      </w:rPr>
    </w:lvl>
    <w:lvl w:ilvl="3" w:tplc="04090001" w:tentative="1">
      <w:start w:val="1"/>
      <w:numFmt w:val="bullet"/>
      <w:lvlText w:val=""/>
      <w:lvlJc w:val="left"/>
      <w:pPr>
        <w:ind w:left="2914" w:hanging="360"/>
      </w:pPr>
      <w:rPr>
        <w:rFonts w:ascii="Symbol" w:hAnsi="Symbol" w:hint="default"/>
      </w:rPr>
    </w:lvl>
    <w:lvl w:ilvl="4" w:tplc="04090003" w:tentative="1">
      <w:start w:val="1"/>
      <w:numFmt w:val="bullet"/>
      <w:lvlText w:val="o"/>
      <w:lvlJc w:val="left"/>
      <w:pPr>
        <w:ind w:left="3634" w:hanging="360"/>
      </w:pPr>
      <w:rPr>
        <w:rFonts w:ascii="Courier New" w:hAnsi="Courier New" w:cs="Courier New" w:hint="default"/>
      </w:rPr>
    </w:lvl>
    <w:lvl w:ilvl="5" w:tplc="04090005" w:tentative="1">
      <w:start w:val="1"/>
      <w:numFmt w:val="bullet"/>
      <w:lvlText w:val=""/>
      <w:lvlJc w:val="left"/>
      <w:pPr>
        <w:ind w:left="4354" w:hanging="360"/>
      </w:pPr>
      <w:rPr>
        <w:rFonts w:ascii="Wingdings" w:hAnsi="Wingdings" w:hint="default"/>
      </w:rPr>
    </w:lvl>
    <w:lvl w:ilvl="6" w:tplc="04090001" w:tentative="1">
      <w:start w:val="1"/>
      <w:numFmt w:val="bullet"/>
      <w:lvlText w:val=""/>
      <w:lvlJc w:val="left"/>
      <w:pPr>
        <w:ind w:left="5074" w:hanging="360"/>
      </w:pPr>
      <w:rPr>
        <w:rFonts w:ascii="Symbol" w:hAnsi="Symbol" w:hint="default"/>
      </w:rPr>
    </w:lvl>
    <w:lvl w:ilvl="7" w:tplc="04090003" w:tentative="1">
      <w:start w:val="1"/>
      <w:numFmt w:val="bullet"/>
      <w:lvlText w:val="o"/>
      <w:lvlJc w:val="left"/>
      <w:pPr>
        <w:ind w:left="5794" w:hanging="360"/>
      </w:pPr>
      <w:rPr>
        <w:rFonts w:ascii="Courier New" w:hAnsi="Courier New" w:cs="Courier New" w:hint="default"/>
      </w:rPr>
    </w:lvl>
    <w:lvl w:ilvl="8" w:tplc="04090005" w:tentative="1">
      <w:start w:val="1"/>
      <w:numFmt w:val="bullet"/>
      <w:lvlText w:val=""/>
      <w:lvlJc w:val="left"/>
      <w:pPr>
        <w:ind w:left="6514" w:hanging="360"/>
      </w:pPr>
      <w:rPr>
        <w:rFonts w:ascii="Wingdings" w:hAnsi="Wingdings" w:hint="default"/>
      </w:rPr>
    </w:lvl>
  </w:abstractNum>
  <w:abstractNum w:abstractNumId="39" w15:restartNumberingAfterBreak="0">
    <w:nsid w:val="24BE565E"/>
    <w:multiLevelType w:val="hybridMultilevel"/>
    <w:tmpl w:val="38EAE688"/>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6EE2DE2"/>
    <w:multiLevelType w:val="hybridMultilevel"/>
    <w:tmpl w:val="CB6EDD7A"/>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75D5B9C"/>
    <w:multiLevelType w:val="hybridMultilevel"/>
    <w:tmpl w:val="8380306C"/>
    <w:lvl w:ilvl="0" w:tplc="0ED69D80">
      <w:start w:val="1"/>
      <w:numFmt w:val="bullet"/>
      <w:lvlText w:val="-"/>
      <w:lvlJc w:val="left"/>
      <w:pPr>
        <w:ind w:left="720" w:hanging="360"/>
      </w:pPr>
      <w:rPr>
        <w:rFonts w:ascii="Times New Roman" w:hAnsi="Times New Roman" w:cs="Times New Roman"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8B55ECC"/>
    <w:multiLevelType w:val="multilevel"/>
    <w:tmpl w:val="174E8E5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2924754D"/>
    <w:multiLevelType w:val="hybridMultilevel"/>
    <w:tmpl w:val="1AAE0E3E"/>
    <w:lvl w:ilvl="0" w:tplc="0ED69D80">
      <w:start w:val="1"/>
      <w:numFmt w:val="bullet"/>
      <w:lvlText w:val="-"/>
      <w:lvlJc w:val="left"/>
      <w:pPr>
        <w:ind w:left="720" w:hanging="360"/>
      </w:pPr>
      <w:rPr>
        <w:rFonts w:ascii="Times New Roman" w:hAnsi="Times New Roman" w:cs="Times New Roman"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9DB651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29F004A9"/>
    <w:multiLevelType w:val="hybridMultilevel"/>
    <w:tmpl w:val="132CBB5E"/>
    <w:lvl w:ilvl="0" w:tplc="218A353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B701635"/>
    <w:multiLevelType w:val="hybridMultilevel"/>
    <w:tmpl w:val="6AE06AF8"/>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BA74FCC"/>
    <w:multiLevelType w:val="hybridMultilevel"/>
    <w:tmpl w:val="04523658"/>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C2C4044"/>
    <w:multiLevelType w:val="multilevel"/>
    <w:tmpl w:val="566AA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C4517AE"/>
    <w:multiLevelType w:val="hybridMultilevel"/>
    <w:tmpl w:val="3F2A828A"/>
    <w:lvl w:ilvl="0" w:tplc="B1CED22E">
      <w:start w:val="1"/>
      <w:numFmt w:val="bullet"/>
      <w:lvlText w:val="-"/>
      <w:lvlJc w:val="left"/>
      <w:pPr>
        <w:ind w:left="1004" w:hanging="360"/>
      </w:pPr>
      <w:rPr>
        <w:rFonts w:ascii="Verdana" w:hAnsi="Verdana"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0" w15:restartNumberingAfterBreak="0">
    <w:nsid w:val="2D415EA7"/>
    <w:multiLevelType w:val="hybridMultilevel"/>
    <w:tmpl w:val="07A23796"/>
    <w:lvl w:ilvl="0" w:tplc="0B4E11AC">
      <w:start w:val="1"/>
      <w:numFmt w:val="bullet"/>
      <w:lvlText w:val="-"/>
      <w:lvlJc w:val="left"/>
      <w:pPr>
        <w:ind w:left="780" w:hanging="360"/>
      </w:pPr>
      <w:rPr>
        <w:rFonts w:ascii="Times New Roman" w:hAnsi="Times New Roman" w:hint="default"/>
        <w:b/>
        <w:sz w:val="26"/>
        <w:szCs w:val="26"/>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1" w15:restartNumberingAfterBreak="0">
    <w:nsid w:val="2D5851A5"/>
    <w:multiLevelType w:val="hybridMultilevel"/>
    <w:tmpl w:val="B61248AE"/>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D6A6E4E"/>
    <w:multiLevelType w:val="hybridMultilevel"/>
    <w:tmpl w:val="CBE25ACE"/>
    <w:lvl w:ilvl="0" w:tplc="B1CED22E">
      <w:start w:val="1"/>
      <w:numFmt w:val="bullet"/>
      <w:lvlText w:val="-"/>
      <w:lvlJc w:val="left"/>
      <w:pPr>
        <w:ind w:left="927"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2D9A1622"/>
    <w:multiLevelType w:val="hybridMultilevel"/>
    <w:tmpl w:val="9EA4A3E0"/>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2F2015A2"/>
    <w:multiLevelType w:val="hybridMultilevel"/>
    <w:tmpl w:val="12F6B9BA"/>
    <w:lvl w:ilvl="0" w:tplc="AE6CD48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301256FC"/>
    <w:multiLevelType w:val="hybridMultilevel"/>
    <w:tmpl w:val="A3A6B89E"/>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0723FE8"/>
    <w:multiLevelType w:val="hybridMultilevel"/>
    <w:tmpl w:val="D806039E"/>
    <w:lvl w:ilvl="0" w:tplc="218A3536">
      <w:start w:val="1"/>
      <w:numFmt w:val="decimal"/>
      <w:lvlText w:val="2.%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57" w15:restartNumberingAfterBreak="0">
    <w:nsid w:val="30E9202E"/>
    <w:multiLevelType w:val="hybridMultilevel"/>
    <w:tmpl w:val="E6D03928"/>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0EF0EB4"/>
    <w:multiLevelType w:val="hybridMultilevel"/>
    <w:tmpl w:val="60AAD87C"/>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59" w15:restartNumberingAfterBreak="0">
    <w:nsid w:val="31000D1B"/>
    <w:multiLevelType w:val="hybridMultilevel"/>
    <w:tmpl w:val="CD7EF1A2"/>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325E6CF6"/>
    <w:multiLevelType w:val="multilevel"/>
    <w:tmpl w:val="72767AE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1" w15:restartNumberingAfterBreak="0">
    <w:nsid w:val="32C149A7"/>
    <w:multiLevelType w:val="hybridMultilevel"/>
    <w:tmpl w:val="F01A9B3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500047E"/>
    <w:multiLevelType w:val="hybridMultilevel"/>
    <w:tmpl w:val="137CC642"/>
    <w:lvl w:ilvl="0" w:tplc="2BD02A1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36D42C43"/>
    <w:multiLevelType w:val="hybridMultilevel"/>
    <w:tmpl w:val="A2DE947A"/>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79B7066"/>
    <w:multiLevelType w:val="hybridMultilevel"/>
    <w:tmpl w:val="6FEC3466"/>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37F907DF"/>
    <w:multiLevelType w:val="hybridMultilevel"/>
    <w:tmpl w:val="697C5C0C"/>
    <w:lvl w:ilvl="0" w:tplc="218A353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38BF43AB"/>
    <w:multiLevelType w:val="hybridMultilevel"/>
    <w:tmpl w:val="5844BCD6"/>
    <w:lvl w:ilvl="0" w:tplc="B1CED22E">
      <w:start w:val="1"/>
      <w:numFmt w:val="bullet"/>
      <w:lvlText w:val="-"/>
      <w:lvlJc w:val="left"/>
      <w:pPr>
        <w:ind w:left="1854" w:hanging="360"/>
      </w:pPr>
      <w:rPr>
        <w:rFonts w:ascii="Verdana" w:hAnsi="Verdana"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67" w15:restartNumberingAfterBreak="0">
    <w:nsid w:val="391C16A6"/>
    <w:multiLevelType w:val="hybridMultilevel"/>
    <w:tmpl w:val="995839AA"/>
    <w:lvl w:ilvl="0" w:tplc="ED44D97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3BDD577C"/>
    <w:multiLevelType w:val="hybridMultilevel"/>
    <w:tmpl w:val="D30E54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3C2766CA"/>
    <w:multiLevelType w:val="hybridMultilevel"/>
    <w:tmpl w:val="4EFEC97A"/>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3D437F96"/>
    <w:multiLevelType w:val="hybridMultilevel"/>
    <w:tmpl w:val="E64C9DEE"/>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3D552704"/>
    <w:multiLevelType w:val="hybridMultilevel"/>
    <w:tmpl w:val="E91C7D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3D907BDE"/>
    <w:multiLevelType w:val="hybridMultilevel"/>
    <w:tmpl w:val="F35A6AB2"/>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3E9C1DDE"/>
    <w:multiLevelType w:val="hybridMultilevel"/>
    <w:tmpl w:val="F1029494"/>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3FB42EA4"/>
    <w:multiLevelType w:val="hybridMultilevel"/>
    <w:tmpl w:val="1BE0CD48"/>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3FBD6736"/>
    <w:multiLevelType w:val="hybridMultilevel"/>
    <w:tmpl w:val="EDE6335E"/>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40926ABD"/>
    <w:multiLevelType w:val="hybridMultilevel"/>
    <w:tmpl w:val="48183D90"/>
    <w:lvl w:ilvl="0" w:tplc="B1CED22E">
      <w:start w:val="1"/>
      <w:numFmt w:val="bullet"/>
      <w:lvlText w:val="-"/>
      <w:lvlJc w:val="left"/>
      <w:pPr>
        <w:ind w:left="1004" w:hanging="360"/>
      </w:pPr>
      <w:rPr>
        <w:rFonts w:ascii="Verdana" w:hAnsi="Verdana"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7" w15:restartNumberingAfterBreak="0">
    <w:nsid w:val="40930EB1"/>
    <w:multiLevelType w:val="hybridMultilevel"/>
    <w:tmpl w:val="9AA2E9E4"/>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416E4CCC"/>
    <w:multiLevelType w:val="hybridMultilevel"/>
    <w:tmpl w:val="F3328A96"/>
    <w:lvl w:ilvl="0" w:tplc="AE6CD48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9" w15:restartNumberingAfterBreak="0">
    <w:nsid w:val="418668EE"/>
    <w:multiLevelType w:val="multilevel"/>
    <w:tmpl w:val="86ACD912"/>
    <w:lvl w:ilvl="0">
      <w:start w:val="2"/>
      <w:numFmt w:val="decimal"/>
      <w:lvlText w:val="%1."/>
      <w:lvlJc w:val="left"/>
      <w:pPr>
        <w:ind w:left="612" w:hanging="612"/>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80" w15:restartNumberingAfterBreak="0">
    <w:nsid w:val="42FA3878"/>
    <w:multiLevelType w:val="hybridMultilevel"/>
    <w:tmpl w:val="100C0E7E"/>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44327693"/>
    <w:multiLevelType w:val="hybridMultilevel"/>
    <w:tmpl w:val="8BDE3EAC"/>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44AF1E58"/>
    <w:multiLevelType w:val="hybridMultilevel"/>
    <w:tmpl w:val="1B62FAE2"/>
    <w:lvl w:ilvl="0" w:tplc="C478BE0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15:restartNumberingAfterBreak="0">
    <w:nsid w:val="491A1F91"/>
    <w:multiLevelType w:val="hybridMultilevel"/>
    <w:tmpl w:val="57B08444"/>
    <w:lvl w:ilvl="0" w:tplc="B1CED22E">
      <w:start w:val="1"/>
      <w:numFmt w:val="bullet"/>
      <w:lvlText w:val="-"/>
      <w:lvlJc w:val="left"/>
      <w:pPr>
        <w:ind w:left="1004" w:hanging="360"/>
      </w:pPr>
      <w:rPr>
        <w:rFonts w:ascii="Verdana" w:hAnsi="Verdana"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4" w15:restartNumberingAfterBreak="0">
    <w:nsid w:val="49964E3C"/>
    <w:multiLevelType w:val="hybridMultilevel"/>
    <w:tmpl w:val="16226902"/>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4A3810D2"/>
    <w:multiLevelType w:val="hybridMultilevel"/>
    <w:tmpl w:val="FA1ED55E"/>
    <w:lvl w:ilvl="0" w:tplc="B1CED22E">
      <w:start w:val="1"/>
      <w:numFmt w:val="bullet"/>
      <w:lvlText w:val="-"/>
      <w:lvlJc w:val="left"/>
      <w:pPr>
        <w:ind w:left="1004" w:hanging="360"/>
      </w:pPr>
      <w:rPr>
        <w:rFonts w:ascii="Verdana" w:hAnsi="Verdana"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6" w15:restartNumberingAfterBreak="0">
    <w:nsid w:val="4A3E6910"/>
    <w:multiLevelType w:val="hybridMultilevel"/>
    <w:tmpl w:val="0136AE60"/>
    <w:lvl w:ilvl="0" w:tplc="2FC0689C">
      <w:start w:val="1"/>
      <w:numFmt w:val="decimal"/>
      <w:lvlText w:val="%1."/>
      <w:lvlJc w:val="left"/>
      <w:pPr>
        <w:ind w:left="786" w:hanging="360"/>
      </w:pPr>
      <w:rPr>
        <w:rFonts w:ascii="Times New Roman" w:hAnsi="Times New Roman" w:cs="Times New Roman"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87" w15:restartNumberingAfterBreak="0">
    <w:nsid w:val="4BFD763B"/>
    <w:multiLevelType w:val="hybridMultilevel"/>
    <w:tmpl w:val="F7A8AA70"/>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4DC96B66"/>
    <w:multiLevelType w:val="hybridMultilevel"/>
    <w:tmpl w:val="0EBCC072"/>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4DED3301"/>
    <w:multiLevelType w:val="hybridMultilevel"/>
    <w:tmpl w:val="F43E7D82"/>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4E1E2794"/>
    <w:multiLevelType w:val="hybridMultilevel"/>
    <w:tmpl w:val="42D427E8"/>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4EAB4E92"/>
    <w:multiLevelType w:val="hybridMultilevel"/>
    <w:tmpl w:val="DA4C4E34"/>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507312E0"/>
    <w:multiLevelType w:val="hybridMultilevel"/>
    <w:tmpl w:val="4080C0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50807779"/>
    <w:multiLevelType w:val="multilevel"/>
    <w:tmpl w:val="A64EA7E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4" w15:restartNumberingAfterBreak="0">
    <w:nsid w:val="50883308"/>
    <w:multiLevelType w:val="multilevel"/>
    <w:tmpl w:val="D318E790"/>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5" w15:restartNumberingAfterBreak="0">
    <w:nsid w:val="508B30F1"/>
    <w:multiLevelType w:val="multilevel"/>
    <w:tmpl w:val="BAC6AFA6"/>
    <w:lvl w:ilvl="0">
      <w:start w:val="4"/>
      <w:numFmt w:val="decimal"/>
      <w:lvlText w:val="%1."/>
      <w:lvlJc w:val="left"/>
      <w:pPr>
        <w:ind w:left="390" w:hanging="39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6" w15:restartNumberingAfterBreak="0">
    <w:nsid w:val="53692196"/>
    <w:multiLevelType w:val="hybridMultilevel"/>
    <w:tmpl w:val="8E54BC7E"/>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53E77B48"/>
    <w:multiLevelType w:val="hybridMultilevel"/>
    <w:tmpl w:val="8162022A"/>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54395AA1"/>
    <w:multiLevelType w:val="hybridMultilevel"/>
    <w:tmpl w:val="115EB1DA"/>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544A5E92"/>
    <w:multiLevelType w:val="hybridMultilevel"/>
    <w:tmpl w:val="8A16F1A4"/>
    <w:lvl w:ilvl="0" w:tplc="B1CED22E">
      <w:start w:val="1"/>
      <w:numFmt w:val="bullet"/>
      <w:lvlText w:val="-"/>
      <w:lvlJc w:val="left"/>
      <w:pPr>
        <w:ind w:left="1429" w:hanging="360"/>
      </w:pPr>
      <w:rPr>
        <w:rFonts w:ascii="Verdana" w:hAnsi="Verdana"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0" w15:restartNumberingAfterBreak="0">
    <w:nsid w:val="549F198B"/>
    <w:multiLevelType w:val="hybridMultilevel"/>
    <w:tmpl w:val="313ACE5C"/>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554A4911"/>
    <w:multiLevelType w:val="hybridMultilevel"/>
    <w:tmpl w:val="C5BEA4B6"/>
    <w:lvl w:ilvl="0" w:tplc="B1CED22E">
      <w:start w:val="1"/>
      <w:numFmt w:val="bullet"/>
      <w:lvlText w:val="-"/>
      <w:lvlJc w:val="left"/>
      <w:pPr>
        <w:ind w:left="754" w:hanging="360"/>
      </w:pPr>
      <w:rPr>
        <w:rFonts w:ascii="Verdana" w:hAnsi="Verdana" w:hint="default"/>
      </w:rPr>
    </w:lvl>
    <w:lvl w:ilvl="1" w:tplc="04090003" w:tentative="1">
      <w:start w:val="1"/>
      <w:numFmt w:val="bullet"/>
      <w:lvlText w:val="o"/>
      <w:lvlJc w:val="left"/>
      <w:pPr>
        <w:ind w:left="1474" w:hanging="360"/>
      </w:pPr>
      <w:rPr>
        <w:rFonts w:ascii="Courier New" w:hAnsi="Courier New" w:cs="Courier New" w:hint="default"/>
      </w:rPr>
    </w:lvl>
    <w:lvl w:ilvl="2" w:tplc="04090005" w:tentative="1">
      <w:start w:val="1"/>
      <w:numFmt w:val="bullet"/>
      <w:lvlText w:val=""/>
      <w:lvlJc w:val="left"/>
      <w:pPr>
        <w:ind w:left="2194" w:hanging="360"/>
      </w:pPr>
      <w:rPr>
        <w:rFonts w:ascii="Wingdings" w:hAnsi="Wingdings" w:hint="default"/>
      </w:rPr>
    </w:lvl>
    <w:lvl w:ilvl="3" w:tplc="04090001" w:tentative="1">
      <w:start w:val="1"/>
      <w:numFmt w:val="bullet"/>
      <w:lvlText w:val=""/>
      <w:lvlJc w:val="left"/>
      <w:pPr>
        <w:ind w:left="2914" w:hanging="360"/>
      </w:pPr>
      <w:rPr>
        <w:rFonts w:ascii="Symbol" w:hAnsi="Symbol" w:hint="default"/>
      </w:rPr>
    </w:lvl>
    <w:lvl w:ilvl="4" w:tplc="04090003" w:tentative="1">
      <w:start w:val="1"/>
      <w:numFmt w:val="bullet"/>
      <w:lvlText w:val="o"/>
      <w:lvlJc w:val="left"/>
      <w:pPr>
        <w:ind w:left="3634" w:hanging="360"/>
      </w:pPr>
      <w:rPr>
        <w:rFonts w:ascii="Courier New" w:hAnsi="Courier New" w:cs="Courier New" w:hint="default"/>
      </w:rPr>
    </w:lvl>
    <w:lvl w:ilvl="5" w:tplc="04090005" w:tentative="1">
      <w:start w:val="1"/>
      <w:numFmt w:val="bullet"/>
      <w:lvlText w:val=""/>
      <w:lvlJc w:val="left"/>
      <w:pPr>
        <w:ind w:left="4354" w:hanging="360"/>
      </w:pPr>
      <w:rPr>
        <w:rFonts w:ascii="Wingdings" w:hAnsi="Wingdings" w:hint="default"/>
      </w:rPr>
    </w:lvl>
    <w:lvl w:ilvl="6" w:tplc="04090001" w:tentative="1">
      <w:start w:val="1"/>
      <w:numFmt w:val="bullet"/>
      <w:lvlText w:val=""/>
      <w:lvlJc w:val="left"/>
      <w:pPr>
        <w:ind w:left="5074" w:hanging="360"/>
      </w:pPr>
      <w:rPr>
        <w:rFonts w:ascii="Symbol" w:hAnsi="Symbol" w:hint="default"/>
      </w:rPr>
    </w:lvl>
    <w:lvl w:ilvl="7" w:tplc="04090003" w:tentative="1">
      <w:start w:val="1"/>
      <w:numFmt w:val="bullet"/>
      <w:lvlText w:val="o"/>
      <w:lvlJc w:val="left"/>
      <w:pPr>
        <w:ind w:left="5794" w:hanging="360"/>
      </w:pPr>
      <w:rPr>
        <w:rFonts w:ascii="Courier New" w:hAnsi="Courier New" w:cs="Courier New" w:hint="default"/>
      </w:rPr>
    </w:lvl>
    <w:lvl w:ilvl="8" w:tplc="04090005" w:tentative="1">
      <w:start w:val="1"/>
      <w:numFmt w:val="bullet"/>
      <w:lvlText w:val=""/>
      <w:lvlJc w:val="left"/>
      <w:pPr>
        <w:ind w:left="6514" w:hanging="360"/>
      </w:pPr>
      <w:rPr>
        <w:rFonts w:ascii="Wingdings" w:hAnsi="Wingdings" w:hint="default"/>
      </w:rPr>
    </w:lvl>
  </w:abstractNum>
  <w:abstractNum w:abstractNumId="102" w15:restartNumberingAfterBreak="0">
    <w:nsid w:val="567F7FD1"/>
    <w:multiLevelType w:val="hybridMultilevel"/>
    <w:tmpl w:val="90B6095C"/>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568907B4"/>
    <w:multiLevelType w:val="hybridMultilevel"/>
    <w:tmpl w:val="B8E26A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57384F1C"/>
    <w:multiLevelType w:val="hybridMultilevel"/>
    <w:tmpl w:val="35AA15FA"/>
    <w:lvl w:ilvl="0" w:tplc="218A353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574A0AE7"/>
    <w:multiLevelType w:val="hybridMultilevel"/>
    <w:tmpl w:val="C31492CE"/>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575E0748"/>
    <w:multiLevelType w:val="hybridMultilevel"/>
    <w:tmpl w:val="1CCE76A6"/>
    <w:lvl w:ilvl="0" w:tplc="B1CED22E">
      <w:start w:val="1"/>
      <w:numFmt w:val="bullet"/>
      <w:lvlText w:val="-"/>
      <w:lvlJc w:val="left"/>
      <w:pPr>
        <w:ind w:left="1004" w:hanging="360"/>
      </w:pPr>
      <w:rPr>
        <w:rFonts w:ascii="Verdana" w:hAnsi="Verdana"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7" w15:restartNumberingAfterBreak="0">
    <w:nsid w:val="576167E3"/>
    <w:multiLevelType w:val="hybridMultilevel"/>
    <w:tmpl w:val="E92E2BBA"/>
    <w:lvl w:ilvl="0" w:tplc="F37EB86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8" w15:restartNumberingAfterBreak="0">
    <w:nsid w:val="58C71ACD"/>
    <w:multiLevelType w:val="multilevel"/>
    <w:tmpl w:val="0FB28394"/>
    <w:lvl w:ilvl="0">
      <w:start w:val="4"/>
      <w:numFmt w:val="decimal"/>
      <w:lvlText w:val="%1."/>
      <w:lvlJc w:val="left"/>
      <w:pPr>
        <w:ind w:left="585" w:hanging="585"/>
      </w:pPr>
      <w:rPr>
        <w:rFonts w:hint="default"/>
        <w:i/>
      </w:rPr>
    </w:lvl>
    <w:lvl w:ilvl="1">
      <w:start w:val="3"/>
      <w:numFmt w:val="decimal"/>
      <w:lvlText w:val="%1.%2."/>
      <w:lvlJc w:val="left"/>
      <w:pPr>
        <w:ind w:left="720" w:hanging="720"/>
      </w:pPr>
      <w:rPr>
        <w:rFonts w:hint="default"/>
        <w:i/>
      </w:rPr>
    </w:lvl>
    <w:lvl w:ilvl="2">
      <w:start w:val="3"/>
      <w:numFmt w:val="decimal"/>
      <w:lvlText w:val="%1.%2.%3."/>
      <w:lvlJc w:val="left"/>
      <w:pPr>
        <w:ind w:left="720" w:hanging="720"/>
      </w:pPr>
      <w:rPr>
        <w:rFonts w:hint="default"/>
        <w:i w:val="0"/>
      </w:rPr>
    </w:lvl>
    <w:lvl w:ilvl="3">
      <w:start w:val="1"/>
      <w:numFmt w:val="decimal"/>
      <w:lvlText w:val="%1.%2.%3.%4."/>
      <w:lvlJc w:val="left"/>
      <w:pPr>
        <w:ind w:left="1080" w:hanging="108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800" w:hanging="1800"/>
      </w:pPr>
      <w:rPr>
        <w:rFonts w:hint="default"/>
        <w:i/>
      </w:rPr>
    </w:lvl>
    <w:lvl w:ilvl="8">
      <w:start w:val="1"/>
      <w:numFmt w:val="decimal"/>
      <w:lvlText w:val="%1.%2.%3.%4.%5.%6.%7.%8.%9."/>
      <w:lvlJc w:val="left"/>
      <w:pPr>
        <w:ind w:left="1800" w:hanging="1800"/>
      </w:pPr>
      <w:rPr>
        <w:rFonts w:hint="default"/>
        <w:i/>
      </w:rPr>
    </w:lvl>
  </w:abstractNum>
  <w:abstractNum w:abstractNumId="109" w15:restartNumberingAfterBreak="0">
    <w:nsid w:val="5A3911A8"/>
    <w:multiLevelType w:val="hybridMultilevel"/>
    <w:tmpl w:val="15104BE4"/>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5A424E8B"/>
    <w:multiLevelType w:val="multilevel"/>
    <w:tmpl w:val="ECEA7960"/>
    <w:lvl w:ilvl="0">
      <w:start w:val="2"/>
      <w:numFmt w:val="decimal"/>
      <w:lvlText w:val="%1."/>
      <w:lvlJc w:val="left"/>
      <w:pPr>
        <w:ind w:left="612" w:hanging="61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1" w15:restartNumberingAfterBreak="0">
    <w:nsid w:val="5A605FD0"/>
    <w:multiLevelType w:val="hybridMultilevel"/>
    <w:tmpl w:val="8F4E0662"/>
    <w:lvl w:ilvl="0" w:tplc="0409000F">
      <w:start w:val="1"/>
      <w:numFmt w:val="decimal"/>
      <w:lvlText w:val="%1."/>
      <w:lvlJc w:val="left"/>
      <w:pPr>
        <w:ind w:left="1211" w:hanging="360"/>
      </w:pPr>
    </w:lvl>
    <w:lvl w:ilvl="1" w:tplc="04090019" w:tentative="1">
      <w:start w:val="1"/>
      <w:numFmt w:val="lowerLetter"/>
      <w:lvlText w:val="%2."/>
      <w:lvlJc w:val="left"/>
      <w:pPr>
        <w:ind w:left="1581" w:hanging="360"/>
      </w:pPr>
    </w:lvl>
    <w:lvl w:ilvl="2" w:tplc="0409001B" w:tentative="1">
      <w:start w:val="1"/>
      <w:numFmt w:val="lowerRoman"/>
      <w:lvlText w:val="%3."/>
      <w:lvlJc w:val="right"/>
      <w:pPr>
        <w:ind w:left="2301" w:hanging="180"/>
      </w:pPr>
    </w:lvl>
    <w:lvl w:ilvl="3" w:tplc="0409000F" w:tentative="1">
      <w:start w:val="1"/>
      <w:numFmt w:val="decimal"/>
      <w:lvlText w:val="%4."/>
      <w:lvlJc w:val="left"/>
      <w:pPr>
        <w:ind w:left="3021" w:hanging="360"/>
      </w:pPr>
    </w:lvl>
    <w:lvl w:ilvl="4" w:tplc="04090019" w:tentative="1">
      <w:start w:val="1"/>
      <w:numFmt w:val="lowerLetter"/>
      <w:lvlText w:val="%5."/>
      <w:lvlJc w:val="left"/>
      <w:pPr>
        <w:ind w:left="3741" w:hanging="360"/>
      </w:pPr>
    </w:lvl>
    <w:lvl w:ilvl="5" w:tplc="0409001B" w:tentative="1">
      <w:start w:val="1"/>
      <w:numFmt w:val="lowerRoman"/>
      <w:lvlText w:val="%6."/>
      <w:lvlJc w:val="right"/>
      <w:pPr>
        <w:ind w:left="4461" w:hanging="180"/>
      </w:pPr>
    </w:lvl>
    <w:lvl w:ilvl="6" w:tplc="0409000F" w:tentative="1">
      <w:start w:val="1"/>
      <w:numFmt w:val="decimal"/>
      <w:lvlText w:val="%7."/>
      <w:lvlJc w:val="left"/>
      <w:pPr>
        <w:ind w:left="5181" w:hanging="360"/>
      </w:pPr>
    </w:lvl>
    <w:lvl w:ilvl="7" w:tplc="04090019" w:tentative="1">
      <w:start w:val="1"/>
      <w:numFmt w:val="lowerLetter"/>
      <w:lvlText w:val="%8."/>
      <w:lvlJc w:val="left"/>
      <w:pPr>
        <w:ind w:left="5901" w:hanging="360"/>
      </w:pPr>
    </w:lvl>
    <w:lvl w:ilvl="8" w:tplc="0409001B" w:tentative="1">
      <w:start w:val="1"/>
      <w:numFmt w:val="lowerRoman"/>
      <w:lvlText w:val="%9."/>
      <w:lvlJc w:val="right"/>
      <w:pPr>
        <w:ind w:left="6621" w:hanging="180"/>
      </w:pPr>
    </w:lvl>
  </w:abstractNum>
  <w:abstractNum w:abstractNumId="112" w15:restartNumberingAfterBreak="0">
    <w:nsid w:val="5AB521E0"/>
    <w:multiLevelType w:val="hybridMultilevel"/>
    <w:tmpl w:val="7B5E2E90"/>
    <w:lvl w:ilvl="0" w:tplc="0B4E11AC">
      <w:start w:val="1"/>
      <w:numFmt w:val="bullet"/>
      <w:lvlText w:val="-"/>
      <w:lvlJc w:val="left"/>
      <w:pPr>
        <w:ind w:left="1854" w:hanging="360"/>
      </w:pPr>
      <w:rPr>
        <w:rFonts w:ascii="Times New Roman" w:hAnsi="Times New Roman" w:hint="default"/>
        <w:b/>
        <w:sz w:val="26"/>
        <w:szCs w:val="26"/>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13" w15:restartNumberingAfterBreak="0">
    <w:nsid w:val="5B005731"/>
    <w:multiLevelType w:val="hybridMultilevel"/>
    <w:tmpl w:val="13E0FDFE"/>
    <w:lvl w:ilvl="0" w:tplc="B1CED22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5B673DF3"/>
    <w:multiLevelType w:val="hybridMultilevel"/>
    <w:tmpl w:val="9E3878B6"/>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5C6A0BAC"/>
    <w:multiLevelType w:val="hybridMultilevel"/>
    <w:tmpl w:val="773A7B3A"/>
    <w:lvl w:ilvl="0" w:tplc="B1CED22E">
      <w:start w:val="1"/>
      <w:numFmt w:val="bullet"/>
      <w:lvlText w:val="-"/>
      <w:lvlJc w:val="left"/>
      <w:pPr>
        <w:ind w:left="1004" w:hanging="360"/>
      </w:pPr>
      <w:rPr>
        <w:rFonts w:ascii="Verdana" w:hAnsi="Verdana"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6" w15:restartNumberingAfterBreak="0">
    <w:nsid w:val="5CA31CE2"/>
    <w:multiLevelType w:val="hybridMultilevel"/>
    <w:tmpl w:val="711262C8"/>
    <w:lvl w:ilvl="0" w:tplc="041027C8">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7" w15:restartNumberingAfterBreak="0">
    <w:nsid w:val="5D071DA6"/>
    <w:multiLevelType w:val="multilevel"/>
    <w:tmpl w:val="50E6D7A8"/>
    <w:lvl w:ilvl="0">
      <w:start w:val="1"/>
      <w:numFmt w:val="decimal"/>
      <w:lvlText w:val="%1."/>
      <w:lvlJc w:val="left"/>
      <w:pPr>
        <w:ind w:left="360" w:hanging="360"/>
      </w:pPr>
      <w:rPr>
        <w:rFonts w:hint="default"/>
        <w:b/>
        <w:i w:val="0"/>
      </w:rPr>
    </w:lvl>
    <w:lvl w:ilvl="1">
      <w:start w:val="6"/>
      <w:numFmt w:val="decimal"/>
      <w:isLgl/>
      <w:lvlText w:val="%1.%2."/>
      <w:lvlJc w:val="left"/>
      <w:pPr>
        <w:ind w:left="720" w:hanging="72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18" w15:restartNumberingAfterBreak="0">
    <w:nsid w:val="5E577114"/>
    <w:multiLevelType w:val="hybridMultilevel"/>
    <w:tmpl w:val="CD3AC9A8"/>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9" w15:restartNumberingAfterBreak="0">
    <w:nsid w:val="5E953B4B"/>
    <w:multiLevelType w:val="hybridMultilevel"/>
    <w:tmpl w:val="067877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5EF475E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1" w15:restartNumberingAfterBreak="0">
    <w:nsid w:val="5FA9106A"/>
    <w:multiLevelType w:val="hybridMultilevel"/>
    <w:tmpl w:val="DAEE8E2E"/>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60277F48"/>
    <w:multiLevelType w:val="hybridMultilevel"/>
    <w:tmpl w:val="7F3A4EAA"/>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60CB0F3F"/>
    <w:multiLevelType w:val="hybridMultilevel"/>
    <w:tmpl w:val="1410EDE2"/>
    <w:lvl w:ilvl="0" w:tplc="2BD02A10">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623607BD"/>
    <w:multiLevelType w:val="hybridMultilevel"/>
    <w:tmpl w:val="3CDAE17C"/>
    <w:lvl w:ilvl="0" w:tplc="04090019">
      <w:start w:val="1"/>
      <w:numFmt w:val="lowerLetter"/>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25" w15:restartNumberingAfterBreak="0">
    <w:nsid w:val="6297084B"/>
    <w:multiLevelType w:val="hybridMultilevel"/>
    <w:tmpl w:val="A0E02C5E"/>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647D5E4F"/>
    <w:multiLevelType w:val="hybridMultilevel"/>
    <w:tmpl w:val="68B8D90A"/>
    <w:lvl w:ilvl="0" w:tplc="B1CED22E">
      <w:start w:val="1"/>
      <w:numFmt w:val="bullet"/>
      <w:lvlText w:val="-"/>
      <w:lvlJc w:val="left"/>
      <w:pPr>
        <w:ind w:left="1004" w:hanging="360"/>
      </w:pPr>
      <w:rPr>
        <w:rFonts w:ascii="Verdana" w:hAnsi="Verdana"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27" w15:restartNumberingAfterBreak="0">
    <w:nsid w:val="65052AFF"/>
    <w:multiLevelType w:val="multilevel"/>
    <w:tmpl w:val="86ACD912"/>
    <w:lvl w:ilvl="0">
      <w:start w:val="2"/>
      <w:numFmt w:val="decimal"/>
      <w:lvlText w:val="%1."/>
      <w:lvlJc w:val="left"/>
      <w:pPr>
        <w:ind w:left="612" w:hanging="612"/>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28" w15:restartNumberingAfterBreak="0">
    <w:nsid w:val="66273B18"/>
    <w:multiLevelType w:val="hybridMultilevel"/>
    <w:tmpl w:val="9FCE36BA"/>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66A46486"/>
    <w:multiLevelType w:val="hybridMultilevel"/>
    <w:tmpl w:val="70C00516"/>
    <w:lvl w:ilvl="0" w:tplc="A6CA237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0" w15:restartNumberingAfterBreak="0">
    <w:nsid w:val="66DE3283"/>
    <w:multiLevelType w:val="hybridMultilevel"/>
    <w:tmpl w:val="105ACD40"/>
    <w:lvl w:ilvl="0" w:tplc="0B4E11AC">
      <w:start w:val="1"/>
      <w:numFmt w:val="bullet"/>
      <w:lvlText w:val="-"/>
      <w:lvlJc w:val="left"/>
      <w:pPr>
        <w:ind w:left="754" w:hanging="360"/>
      </w:pPr>
      <w:rPr>
        <w:rFonts w:ascii="Times New Roman" w:hAnsi="Times New Roman" w:hint="default"/>
        <w:b/>
        <w:sz w:val="26"/>
        <w:szCs w:val="26"/>
      </w:rPr>
    </w:lvl>
    <w:lvl w:ilvl="1" w:tplc="04090003" w:tentative="1">
      <w:start w:val="1"/>
      <w:numFmt w:val="bullet"/>
      <w:lvlText w:val="o"/>
      <w:lvlJc w:val="left"/>
      <w:pPr>
        <w:ind w:left="1474" w:hanging="360"/>
      </w:pPr>
      <w:rPr>
        <w:rFonts w:ascii="Courier New" w:hAnsi="Courier New" w:cs="Courier New" w:hint="default"/>
      </w:rPr>
    </w:lvl>
    <w:lvl w:ilvl="2" w:tplc="04090005" w:tentative="1">
      <w:start w:val="1"/>
      <w:numFmt w:val="bullet"/>
      <w:lvlText w:val=""/>
      <w:lvlJc w:val="left"/>
      <w:pPr>
        <w:ind w:left="2194" w:hanging="360"/>
      </w:pPr>
      <w:rPr>
        <w:rFonts w:ascii="Wingdings" w:hAnsi="Wingdings" w:hint="default"/>
      </w:rPr>
    </w:lvl>
    <w:lvl w:ilvl="3" w:tplc="04090001" w:tentative="1">
      <w:start w:val="1"/>
      <w:numFmt w:val="bullet"/>
      <w:lvlText w:val=""/>
      <w:lvlJc w:val="left"/>
      <w:pPr>
        <w:ind w:left="2914" w:hanging="360"/>
      </w:pPr>
      <w:rPr>
        <w:rFonts w:ascii="Symbol" w:hAnsi="Symbol" w:hint="default"/>
      </w:rPr>
    </w:lvl>
    <w:lvl w:ilvl="4" w:tplc="04090003" w:tentative="1">
      <w:start w:val="1"/>
      <w:numFmt w:val="bullet"/>
      <w:lvlText w:val="o"/>
      <w:lvlJc w:val="left"/>
      <w:pPr>
        <w:ind w:left="3634" w:hanging="360"/>
      </w:pPr>
      <w:rPr>
        <w:rFonts w:ascii="Courier New" w:hAnsi="Courier New" w:cs="Courier New" w:hint="default"/>
      </w:rPr>
    </w:lvl>
    <w:lvl w:ilvl="5" w:tplc="04090005" w:tentative="1">
      <w:start w:val="1"/>
      <w:numFmt w:val="bullet"/>
      <w:lvlText w:val=""/>
      <w:lvlJc w:val="left"/>
      <w:pPr>
        <w:ind w:left="4354" w:hanging="360"/>
      </w:pPr>
      <w:rPr>
        <w:rFonts w:ascii="Wingdings" w:hAnsi="Wingdings" w:hint="default"/>
      </w:rPr>
    </w:lvl>
    <w:lvl w:ilvl="6" w:tplc="04090001" w:tentative="1">
      <w:start w:val="1"/>
      <w:numFmt w:val="bullet"/>
      <w:lvlText w:val=""/>
      <w:lvlJc w:val="left"/>
      <w:pPr>
        <w:ind w:left="5074" w:hanging="360"/>
      </w:pPr>
      <w:rPr>
        <w:rFonts w:ascii="Symbol" w:hAnsi="Symbol" w:hint="default"/>
      </w:rPr>
    </w:lvl>
    <w:lvl w:ilvl="7" w:tplc="04090003" w:tentative="1">
      <w:start w:val="1"/>
      <w:numFmt w:val="bullet"/>
      <w:lvlText w:val="o"/>
      <w:lvlJc w:val="left"/>
      <w:pPr>
        <w:ind w:left="5794" w:hanging="360"/>
      </w:pPr>
      <w:rPr>
        <w:rFonts w:ascii="Courier New" w:hAnsi="Courier New" w:cs="Courier New" w:hint="default"/>
      </w:rPr>
    </w:lvl>
    <w:lvl w:ilvl="8" w:tplc="04090005" w:tentative="1">
      <w:start w:val="1"/>
      <w:numFmt w:val="bullet"/>
      <w:lvlText w:val=""/>
      <w:lvlJc w:val="left"/>
      <w:pPr>
        <w:ind w:left="6514" w:hanging="360"/>
      </w:pPr>
      <w:rPr>
        <w:rFonts w:ascii="Wingdings" w:hAnsi="Wingdings" w:hint="default"/>
      </w:rPr>
    </w:lvl>
  </w:abstractNum>
  <w:abstractNum w:abstractNumId="131" w15:restartNumberingAfterBreak="0">
    <w:nsid w:val="66EF33C1"/>
    <w:multiLevelType w:val="hybridMultilevel"/>
    <w:tmpl w:val="7CE4CC48"/>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676970F8"/>
    <w:multiLevelType w:val="hybridMultilevel"/>
    <w:tmpl w:val="391C587A"/>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679A4C8A"/>
    <w:multiLevelType w:val="hybridMultilevel"/>
    <w:tmpl w:val="A5961B24"/>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684205AA"/>
    <w:multiLevelType w:val="hybridMultilevel"/>
    <w:tmpl w:val="0BBA5E60"/>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35" w15:restartNumberingAfterBreak="0">
    <w:nsid w:val="68EE3053"/>
    <w:multiLevelType w:val="hybridMultilevel"/>
    <w:tmpl w:val="39608A46"/>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696E76FA"/>
    <w:multiLevelType w:val="hybridMultilevel"/>
    <w:tmpl w:val="6860921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7" w15:restartNumberingAfterBreak="0">
    <w:nsid w:val="69BD336B"/>
    <w:multiLevelType w:val="hybridMultilevel"/>
    <w:tmpl w:val="4BE2A5CA"/>
    <w:lvl w:ilvl="0" w:tplc="7A74416C">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38" w15:restartNumberingAfterBreak="0">
    <w:nsid w:val="69F240F7"/>
    <w:multiLevelType w:val="hybridMultilevel"/>
    <w:tmpl w:val="FBF45124"/>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6A311799"/>
    <w:multiLevelType w:val="hybridMultilevel"/>
    <w:tmpl w:val="0D0CF05E"/>
    <w:lvl w:ilvl="0" w:tplc="B1CED22E">
      <w:start w:val="1"/>
      <w:numFmt w:val="bullet"/>
      <w:lvlText w:val="-"/>
      <w:lvlJc w:val="left"/>
      <w:pPr>
        <w:ind w:left="2421" w:hanging="360"/>
      </w:pPr>
      <w:rPr>
        <w:rFonts w:ascii="Verdana" w:hAnsi="Verdana"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140" w15:restartNumberingAfterBreak="0">
    <w:nsid w:val="6B85213E"/>
    <w:multiLevelType w:val="hybridMultilevel"/>
    <w:tmpl w:val="19E4866C"/>
    <w:lvl w:ilvl="0" w:tplc="04090017">
      <w:start w:val="1"/>
      <w:numFmt w:val="lowerLetter"/>
      <w:lvlText w:val="%1)"/>
      <w:lvlJc w:val="left"/>
      <w:pPr>
        <w:ind w:left="1854" w:hanging="360"/>
      </w:pPr>
    </w:lvl>
    <w:lvl w:ilvl="1" w:tplc="04090019">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41" w15:restartNumberingAfterBreak="0">
    <w:nsid w:val="6BAF5D1E"/>
    <w:multiLevelType w:val="hybridMultilevel"/>
    <w:tmpl w:val="1124037A"/>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6BCC40CD"/>
    <w:multiLevelType w:val="hybridMultilevel"/>
    <w:tmpl w:val="8E1A0A48"/>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6D3840F6"/>
    <w:multiLevelType w:val="hybridMultilevel"/>
    <w:tmpl w:val="964A1C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15:restartNumberingAfterBreak="0">
    <w:nsid w:val="6D540561"/>
    <w:multiLevelType w:val="hybridMultilevel"/>
    <w:tmpl w:val="23B4F918"/>
    <w:lvl w:ilvl="0" w:tplc="0B4E11AC">
      <w:start w:val="1"/>
      <w:numFmt w:val="bullet"/>
      <w:lvlText w:val="-"/>
      <w:lvlJc w:val="left"/>
      <w:pPr>
        <w:ind w:left="720" w:hanging="360"/>
      </w:pPr>
      <w:rPr>
        <w:rFonts w:ascii="Times New Roman" w:hAnsi="Times New Roman" w:hint="default"/>
        <w:b/>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70497A93"/>
    <w:multiLevelType w:val="hybridMultilevel"/>
    <w:tmpl w:val="49525A7C"/>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15:restartNumberingAfterBreak="0">
    <w:nsid w:val="70553D34"/>
    <w:multiLevelType w:val="hybridMultilevel"/>
    <w:tmpl w:val="606C6B18"/>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70CC1D55"/>
    <w:multiLevelType w:val="multilevel"/>
    <w:tmpl w:val="E988BE86"/>
    <w:lvl w:ilvl="0">
      <w:start w:val="2"/>
      <w:numFmt w:val="decimal"/>
      <w:lvlText w:val="%1."/>
      <w:lvlJc w:val="left"/>
      <w:pPr>
        <w:ind w:left="612" w:hanging="612"/>
      </w:pPr>
      <w:rPr>
        <w:rFonts w:hint="default"/>
      </w:rPr>
    </w:lvl>
    <w:lvl w:ilvl="1">
      <w:start w:val="1"/>
      <w:numFmt w:val="decimal"/>
      <w:lvlText w:val="%1.%2."/>
      <w:lvlJc w:val="left"/>
      <w:pPr>
        <w:ind w:left="1113" w:hanging="720"/>
      </w:pPr>
      <w:rPr>
        <w:rFonts w:hint="default"/>
      </w:rPr>
    </w:lvl>
    <w:lvl w:ilvl="2">
      <w:start w:val="1"/>
      <w:numFmt w:val="decimal"/>
      <w:lvlText w:val="%1.%2.%3."/>
      <w:lvlJc w:val="left"/>
      <w:pPr>
        <w:ind w:left="1506" w:hanging="720"/>
      </w:pPr>
      <w:rPr>
        <w:rFonts w:hint="default"/>
      </w:rPr>
    </w:lvl>
    <w:lvl w:ilvl="3">
      <w:start w:val="1"/>
      <w:numFmt w:val="decimal"/>
      <w:lvlText w:val="%1.%2.%3.%4."/>
      <w:lvlJc w:val="left"/>
      <w:pPr>
        <w:ind w:left="2259" w:hanging="1080"/>
      </w:pPr>
      <w:rPr>
        <w:rFonts w:hint="default"/>
      </w:rPr>
    </w:lvl>
    <w:lvl w:ilvl="4">
      <w:start w:val="1"/>
      <w:numFmt w:val="decimal"/>
      <w:lvlText w:val="%1.%2.%3.%4.%5."/>
      <w:lvlJc w:val="left"/>
      <w:pPr>
        <w:ind w:left="2652" w:hanging="1080"/>
      </w:pPr>
      <w:rPr>
        <w:rFonts w:hint="default"/>
      </w:rPr>
    </w:lvl>
    <w:lvl w:ilvl="5">
      <w:start w:val="1"/>
      <w:numFmt w:val="decimal"/>
      <w:lvlText w:val="%1.%2.%3.%4.%5.%6."/>
      <w:lvlJc w:val="left"/>
      <w:pPr>
        <w:ind w:left="3405" w:hanging="1440"/>
      </w:pPr>
      <w:rPr>
        <w:rFonts w:hint="default"/>
      </w:rPr>
    </w:lvl>
    <w:lvl w:ilvl="6">
      <w:start w:val="1"/>
      <w:numFmt w:val="decimal"/>
      <w:lvlText w:val="%1.%2.%3.%4.%5.%6.%7."/>
      <w:lvlJc w:val="left"/>
      <w:pPr>
        <w:ind w:left="3798" w:hanging="1440"/>
      </w:pPr>
      <w:rPr>
        <w:rFonts w:hint="default"/>
      </w:rPr>
    </w:lvl>
    <w:lvl w:ilvl="7">
      <w:start w:val="1"/>
      <w:numFmt w:val="decimal"/>
      <w:lvlText w:val="%1.%2.%3.%4.%5.%6.%7.%8."/>
      <w:lvlJc w:val="left"/>
      <w:pPr>
        <w:ind w:left="4551" w:hanging="1800"/>
      </w:pPr>
      <w:rPr>
        <w:rFonts w:hint="default"/>
      </w:rPr>
    </w:lvl>
    <w:lvl w:ilvl="8">
      <w:start w:val="1"/>
      <w:numFmt w:val="decimal"/>
      <w:lvlText w:val="%1.%2.%3.%4.%5.%6.%7.%8.%9."/>
      <w:lvlJc w:val="left"/>
      <w:pPr>
        <w:ind w:left="4944" w:hanging="1800"/>
      </w:pPr>
      <w:rPr>
        <w:rFonts w:hint="default"/>
      </w:rPr>
    </w:lvl>
  </w:abstractNum>
  <w:abstractNum w:abstractNumId="148" w15:restartNumberingAfterBreak="0">
    <w:nsid w:val="7318371C"/>
    <w:multiLevelType w:val="hybridMultilevel"/>
    <w:tmpl w:val="625829EA"/>
    <w:lvl w:ilvl="0" w:tplc="32B8032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9" w15:restartNumberingAfterBreak="0">
    <w:nsid w:val="74D031E6"/>
    <w:multiLevelType w:val="hybridMultilevel"/>
    <w:tmpl w:val="271CE6AE"/>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75D414B6"/>
    <w:multiLevelType w:val="hybridMultilevel"/>
    <w:tmpl w:val="8886F274"/>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78B22321"/>
    <w:multiLevelType w:val="multilevel"/>
    <w:tmpl w:val="D088A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A427D09"/>
    <w:multiLevelType w:val="hybridMultilevel"/>
    <w:tmpl w:val="39DC04A0"/>
    <w:lvl w:ilvl="0" w:tplc="B1CED22E">
      <w:start w:val="1"/>
      <w:numFmt w:val="bullet"/>
      <w:lvlText w:val="-"/>
      <w:lvlJc w:val="left"/>
      <w:pPr>
        <w:ind w:left="1854" w:hanging="360"/>
      </w:pPr>
      <w:rPr>
        <w:rFonts w:ascii="Verdana" w:hAnsi="Verdana"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53" w15:restartNumberingAfterBreak="0">
    <w:nsid w:val="7B0F3387"/>
    <w:multiLevelType w:val="hybridMultilevel"/>
    <w:tmpl w:val="F5E05B28"/>
    <w:lvl w:ilvl="0" w:tplc="0B4E11AC">
      <w:start w:val="1"/>
      <w:numFmt w:val="bullet"/>
      <w:lvlText w:val="-"/>
      <w:lvlJc w:val="left"/>
      <w:pPr>
        <w:ind w:left="720" w:hanging="360"/>
      </w:pPr>
      <w:rPr>
        <w:rFonts w:ascii="Times New Roman" w:hAnsi="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7CC850AB"/>
    <w:multiLevelType w:val="hybridMultilevel"/>
    <w:tmpl w:val="F1DE6230"/>
    <w:lvl w:ilvl="0" w:tplc="B1CED22E">
      <w:start w:val="1"/>
      <w:numFmt w:val="bullet"/>
      <w:lvlText w:val="-"/>
      <w:lvlJc w:val="left"/>
      <w:pPr>
        <w:ind w:left="1004" w:hanging="360"/>
      </w:pPr>
      <w:rPr>
        <w:rFonts w:ascii="Verdana" w:hAnsi="Verdana"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5" w15:restartNumberingAfterBreak="0">
    <w:nsid w:val="7D352A3C"/>
    <w:multiLevelType w:val="hybridMultilevel"/>
    <w:tmpl w:val="F5C087BA"/>
    <w:lvl w:ilvl="0" w:tplc="B1CED22E">
      <w:start w:val="1"/>
      <w:numFmt w:val="bullet"/>
      <w:lvlText w:val="-"/>
      <w:lvlJc w:val="left"/>
      <w:pPr>
        <w:ind w:left="1571" w:hanging="360"/>
      </w:pPr>
      <w:rPr>
        <w:rFonts w:ascii="Verdana" w:hAnsi="Verdana"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56" w15:restartNumberingAfterBreak="0">
    <w:nsid w:val="7E3F025E"/>
    <w:multiLevelType w:val="hybridMultilevel"/>
    <w:tmpl w:val="EA149478"/>
    <w:lvl w:ilvl="0" w:tplc="B1CED22E">
      <w:start w:val="1"/>
      <w:numFmt w:val="bullet"/>
      <w:lvlText w:val="-"/>
      <w:lvlJc w:val="left"/>
      <w:pPr>
        <w:ind w:left="720" w:hanging="360"/>
      </w:pPr>
      <w:rPr>
        <w:rFonts w:ascii="Verdana" w:hAnsi="Verdana" w:hint="default"/>
      </w:rPr>
    </w:lvl>
    <w:lvl w:ilvl="1" w:tplc="5D38CADC">
      <w:start w:val="10"/>
      <w:numFmt w:val="bullet"/>
      <w:lvlText w:val=""/>
      <w:lvlJc w:val="left"/>
      <w:pPr>
        <w:ind w:left="1440" w:hanging="360"/>
      </w:pPr>
      <w:rPr>
        <w:rFonts w:ascii="Symbol" w:eastAsia="Times New Roman" w:hAnsi="Symbol"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15:restartNumberingAfterBreak="0">
    <w:nsid w:val="7F9378A7"/>
    <w:multiLevelType w:val="hybridMultilevel"/>
    <w:tmpl w:val="4C827A20"/>
    <w:lvl w:ilvl="0" w:tplc="2BD02A1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15:restartNumberingAfterBreak="0">
    <w:nsid w:val="7FAD6674"/>
    <w:multiLevelType w:val="hybridMultilevel"/>
    <w:tmpl w:val="5CDCD3CA"/>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20"/>
  </w:num>
  <w:num w:numId="3">
    <w:abstractNumId w:val="19"/>
  </w:num>
  <w:num w:numId="4">
    <w:abstractNumId w:val="99"/>
  </w:num>
  <w:num w:numId="5">
    <w:abstractNumId w:val="1"/>
  </w:num>
  <w:num w:numId="6">
    <w:abstractNumId w:val="73"/>
  </w:num>
  <w:num w:numId="7">
    <w:abstractNumId w:val="106"/>
  </w:num>
  <w:num w:numId="8">
    <w:abstractNumId w:val="49"/>
  </w:num>
  <w:num w:numId="9">
    <w:abstractNumId w:val="83"/>
  </w:num>
  <w:num w:numId="10">
    <w:abstractNumId w:val="85"/>
  </w:num>
  <w:num w:numId="11">
    <w:abstractNumId w:val="32"/>
  </w:num>
  <w:num w:numId="12">
    <w:abstractNumId w:val="114"/>
  </w:num>
  <w:num w:numId="13">
    <w:abstractNumId w:val="76"/>
  </w:num>
  <w:num w:numId="14">
    <w:abstractNumId w:val="115"/>
  </w:num>
  <w:num w:numId="15">
    <w:abstractNumId w:val="9"/>
  </w:num>
  <w:num w:numId="16">
    <w:abstractNumId w:val="80"/>
  </w:num>
  <w:num w:numId="17">
    <w:abstractNumId w:val="154"/>
  </w:num>
  <w:num w:numId="18">
    <w:abstractNumId w:val="126"/>
  </w:num>
  <w:num w:numId="19">
    <w:abstractNumId w:val="117"/>
  </w:num>
  <w:num w:numId="20">
    <w:abstractNumId w:val="42"/>
  </w:num>
  <w:num w:numId="21">
    <w:abstractNumId w:val="93"/>
  </w:num>
  <w:num w:numId="22">
    <w:abstractNumId w:val="66"/>
  </w:num>
  <w:num w:numId="23">
    <w:abstractNumId w:val="41"/>
  </w:num>
  <w:num w:numId="24">
    <w:abstractNumId w:val="5"/>
  </w:num>
  <w:num w:numId="25">
    <w:abstractNumId w:val="35"/>
  </w:num>
  <w:num w:numId="26">
    <w:abstractNumId w:val="150"/>
  </w:num>
  <w:num w:numId="27">
    <w:abstractNumId w:val="109"/>
  </w:num>
  <w:num w:numId="28">
    <w:abstractNumId w:val="25"/>
  </w:num>
  <w:num w:numId="29">
    <w:abstractNumId w:val="122"/>
  </w:num>
  <w:num w:numId="30">
    <w:abstractNumId w:val="146"/>
  </w:num>
  <w:num w:numId="31">
    <w:abstractNumId w:val="36"/>
  </w:num>
  <w:num w:numId="32">
    <w:abstractNumId w:val="15"/>
  </w:num>
  <w:num w:numId="33">
    <w:abstractNumId w:val="135"/>
  </w:num>
  <w:num w:numId="34">
    <w:abstractNumId w:val="43"/>
  </w:num>
  <w:num w:numId="35">
    <w:abstractNumId w:val="37"/>
  </w:num>
  <w:num w:numId="36">
    <w:abstractNumId w:val="72"/>
  </w:num>
  <w:num w:numId="37">
    <w:abstractNumId w:val="84"/>
  </w:num>
  <w:num w:numId="38">
    <w:abstractNumId w:val="39"/>
  </w:num>
  <w:num w:numId="39">
    <w:abstractNumId w:val="13"/>
  </w:num>
  <w:num w:numId="40">
    <w:abstractNumId w:val="149"/>
  </w:num>
  <w:num w:numId="41">
    <w:abstractNumId w:val="111"/>
  </w:num>
  <w:num w:numId="42">
    <w:abstractNumId w:val="28"/>
  </w:num>
  <w:num w:numId="43">
    <w:abstractNumId w:val="145"/>
  </w:num>
  <w:num w:numId="44">
    <w:abstractNumId w:val="87"/>
  </w:num>
  <w:num w:numId="45">
    <w:abstractNumId w:val="8"/>
  </w:num>
  <w:num w:numId="46">
    <w:abstractNumId w:val="74"/>
  </w:num>
  <w:num w:numId="47">
    <w:abstractNumId w:val="38"/>
  </w:num>
  <w:num w:numId="48">
    <w:abstractNumId w:val="98"/>
  </w:num>
  <w:num w:numId="49">
    <w:abstractNumId w:val="51"/>
  </w:num>
  <w:num w:numId="50">
    <w:abstractNumId w:val="27"/>
  </w:num>
  <w:num w:numId="51">
    <w:abstractNumId w:val="64"/>
  </w:num>
  <w:num w:numId="52">
    <w:abstractNumId w:val="34"/>
  </w:num>
  <w:num w:numId="53">
    <w:abstractNumId w:val="105"/>
  </w:num>
  <w:num w:numId="54">
    <w:abstractNumId w:val="112"/>
  </w:num>
  <w:num w:numId="55">
    <w:abstractNumId w:val="50"/>
  </w:num>
  <w:num w:numId="56">
    <w:abstractNumId w:val="14"/>
  </w:num>
  <w:num w:numId="57">
    <w:abstractNumId w:val="133"/>
  </w:num>
  <w:num w:numId="58">
    <w:abstractNumId w:val="88"/>
  </w:num>
  <w:num w:numId="59">
    <w:abstractNumId w:val="101"/>
  </w:num>
  <w:num w:numId="60">
    <w:abstractNumId w:val="75"/>
  </w:num>
  <w:num w:numId="61">
    <w:abstractNumId w:val="24"/>
  </w:num>
  <w:num w:numId="62">
    <w:abstractNumId w:val="11"/>
  </w:num>
  <w:num w:numId="63">
    <w:abstractNumId w:val="130"/>
  </w:num>
  <w:num w:numId="64">
    <w:abstractNumId w:val="136"/>
  </w:num>
  <w:num w:numId="65">
    <w:abstractNumId w:val="134"/>
  </w:num>
  <w:num w:numId="66">
    <w:abstractNumId w:val="152"/>
  </w:num>
  <w:num w:numId="67">
    <w:abstractNumId w:val="40"/>
  </w:num>
  <w:num w:numId="68">
    <w:abstractNumId w:val="128"/>
  </w:num>
  <w:num w:numId="69">
    <w:abstractNumId w:val="139"/>
  </w:num>
  <w:num w:numId="70">
    <w:abstractNumId w:val="10"/>
  </w:num>
  <w:num w:numId="71">
    <w:abstractNumId w:val="132"/>
  </w:num>
  <w:num w:numId="72">
    <w:abstractNumId w:val="23"/>
  </w:num>
  <w:num w:numId="73">
    <w:abstractNumId w:val="140"/>
  </w:num>
  <w:num w:numId="74">
    <w:abstractNumId w:val="16"/>
  </w:num>
  <w:num w:numId="75">
    <w:abstractNumId w:val="46"/>
  </w:num>
  <w:num w:numId="76">
    <w:abstractNumId w:val="153"/>
  </w:num>
  <w:num w:numId="77">
    <w:abstractNumId w:val="81"/>
  </w:num>
  <w:num w:numId="78">
    <w:abstractNumId w:val="100"/>
  </w:num>
  <w:num w:numId="79">
    <w:abstractNumId w:val="29"/>
  </w:num>
  <w:num w:numId="80">
    <w:abstractNumId w:val="144"/>
  </w:num>
  <w:num w:numId="81">
    <w:abstractNumId w:val="77"/>
  </w:num>
  <w:num w:numId="82">
    <w:abstractNumId w:val="21"/>
  </w:num>
  <w:num w:numId="83">
    <w:abstractNumId w:val="94"/>
  </w:num>
  <w:num w:numId="84">
    <w:abstractNumId w:val="63"/>
  </w:num>
  <w:num w:numId="85">
    <w:abstractNumId w:val="18"/>
  </w:num>
  <w:num w:numId="86">
    <w:abstractNumId w:val="47"/>
  </w:num>
  <w:num w:numId="87">
    <w:abstractNumId w:val="125"/>
  </w:num>
  <w:num w:numId="88">
    <w:abstractNumId w:val="156"/>
  </w:num>
  <w:num w:numId="89">
    <w:abstractNumId w:val="69"/>
  </w:num>
  <w:num w:numId="90">
    <w:abstractNumId w:val="158"/>
  </w:num>
  <w:num w:numId="91">
    <w:abstractNumId w:val="97"/>
  </w:num>
  <w:num w:numId="92">
    <w:abstractNumId w:val="4"/>
  </w:num>
  <w:num w:numId="93">
    <w:abstractNumId w:val="131"/>
  </w:num>
  <w:num w:numId="94">
    <w:abstractNumId w:val="90"/>
  </w:num>
  <w:num w:numId="95">
    <w:abstractNumId w:val="121"/>
  </w:num>
  <w:num w:numId="96">
    <w:abstractNumId w:val="138"/>
  </w:num>
  <w:num w:numId="97">
    <w:abstractNumId w:val="17"/>
  </w:num>
  <w:num w:numId="98">
    <w:abstractNumId w:val="57"/>
  </w:num>
  <w:num w:numId="99">
    <w:abstractNumId w:val="70"/>
  </w:num>
  <w:num w:numId="100">
    <w:abstractNumId w:val="52"/>
  </w:num>
  <w:num w:numId="101">
    <w:abstractNumId w:val="102"/>
  </w:num>
  <w:num w:numId="102">
    <w:abstractNumId w:val="141"/>
  </w:num>
  <w:num w:numId="103">
    <w:abstractNumId w:val="59"/>
  </w:num>
  <w:num w:numId="104">
    <w:abstractNumId w:val="86"/>
  </w:num>
  <w:num w:numId="105">
    <w:abstractNumId w:val="0"/>
  </w:num>
  <w:num w:numId="106">
    <w:abstractNumId w:val="155"/>
  </w:num>
  <w:num w:numId="107">
    <w:abstractNumId w:val="2"/>
  </w:num>
  <w:num w:numId="108">
    <w:abstractNumId w:val="95"/>
  </w:num>
  <w:num w:numId="109">
    <w:abstractNumId w:val="108"/>
  </w:num>
  <w:num w:numId="110">
    <w:abstractNumId w:val="53"/>
  </w:num>
  <w:num w:numId="111">
    <w:abstractNumId w:val="91"/>
  </w:num>
  <w:num w:numId="112">
    <w:abstractNumId w:val="55"/>
  </w:num>
  <w:num w:numId="113">
    <w:abstractNumId w:val="142"/>
  </w:num>
  <w:num w:numId="114">
    <w:abstractNumId w:val="143"/>
  </w:num>
  <w:num w:numId="115">
    <w:abstractNumId w:val="26"/>
  </w:num>
  <w:num w:numId="116">
    <w:abstractNumId w:val="137"/>
  </w:num>
  <w:num w:numId="117">
    <w:abstractNumId w:val="30"/>
  </w:num>
  <w:num w:numId="118">
    <w:abstractNumId w:val="58"/>
  </w:num>
  <w:num w:numId="119">
    <w:abstractNumId w:val="118"/>
  </w:num>
  <w:num w:numId="120">
    <w:abstractNumId w:val="124"/>
  </w:num>
  <w:num w:numId="121">
    <w:abstractNumId w:val="3"/>
  </w:num>
  <w:num w:numId="122">
    <w:abstractNumId w:val="33"/>
  </w:num>
  <w:num w:numId="123">
    <w:abstractNumId w:val="119"/>
  </w:num>
  <w:num w:numId="124">
    <w:abstractNumId w:val="116"/>
  </w:num>
  <w:num w:numId="125">
    <w:abstractNumId w:val="31"/>
  </w:num>
  <w:num w:numId="126">
    <w:abstractNumId w:val="67"/>
  </w:num>
  <w:num w:numId="127">
    <w:abstractNumId w:val="7"/>
  </w:num>
  <w:num w:numId="128">
    <w:abstractNumId w:val="62"/>
  </w:num>
  <w:num w:numId="129">
    <w:abstractNumId w:val="68"/>
  </w:num>
  <w:num w:numId="130">
    <w:abstractNumId w:val="60"/>
  </w:num>
  <w:num w:numId="131">
    <w:abstractNumId w:val="44"/>
  </w:num>
  <w:num w:numId="132">
    <w:abstractNumId w:val="120"/>
  </w:num>
  <w:num w:numId="133">
    <w:abstractNumId w:val="71"/>
  </w:num>
  <w:num w:numId="134">
    <w:abstractNumId w:val="65"/>
  </w:num>
  <w:num w:numId="135">
    <w:abstractNumId w:val="104"/>
  </w:num>
  <w:num w:numId="136">
    <w:abstractNumId w:val="45"/>
  </w:num>
  <w:num w:numId="137">
    <w:abstractNumId w:val="79"/>
  </w:num>
  <w:num w:numId="138">
    <w:abstractNumId w:val="127"/>
  </w:num>
  <w:num w:numId="139">
    <w:abstractNumId w:val="110"/>
  </w:num>
  <w:num w:numId="140">
    <w:abstractNumId w:val="56"/>
  </w:num>
  <w:num w:numId="141">
    <w:abstractNumId w:val="147"/>
  </w:num>
  <w:num w:numId="142">
    <w:abstractNumId w:val="12"/>
  </w:num>
  <w:num w:numId="143">
    <w:abstractNumId w:val="157"/>
  </w:num>
  <w:num w:numId="144">
    <w:abstractNumId w:val="113"/>
  </w:num>
  <w:num w:numId="145">
    <w:abstractNumId w:val="61"/>
  </w:num>
  <w:num w:numId="146">
    <w:abstractNumId w:val="123"/>
  </w:num>
  <w:num w:numId="147">
    <w:abstractNumId w:val="103"/>
  </w:num>
  <w:num w:numId="148">
    <w:abstractNumId w:val="148"/>
  </w:num>
  <w:num w:numId="149">
    <w:abstractNumId w:val="107"/>
  </w:num>
  <w:num w:numId="150">
    <w:abstractNumId w:val="129"/>
  </w:num>
  <w:num w:numId="151">
    <w:abstractNumId w:val="89"/>
  </w:num>
  <w:num w:numId="152">
    <w:abstractNumId w:val="96"/>
  </w:num>
  <w:num w:numId="153">
    <w:abstractNumId w:val="82"/>
  </w:num>
  <w:num w:numId="154">
    <w:abstractNumId w:val="6"/>
  </w:num>
  <w:num w:numId="155">
    <w:abstractNumId w:val="48"/>
  </w:num>
  <w:num w:numId="156">
    <w:abstractNumId w:val="151"/>
  </w:num>
  <w:num w:numId="157">
    <w:abstractNumId w:val="54"/>
  </w:num>
  <w:num w:numId="158">
    <w:abstractNumId w:val="78"/>
  </w:num>
  <w:num w:numId="159">
    <w:abstractNumId w:val="92"/>
  </w:num>
  <w:num w:numId="160">
    <w:abstractNumId w:val="54"/>
  </w:num>
  <w:num w:numId="161">
    <w:abstractNumId w:val="78"/>
  </w:num>
  <w:numIdMacAtCleanup w:val="156"/>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inh Huynh">
    <w15:presenceInfo w15:providerId="None" w15:userId="Linh Huynh"/>
  </w15:person>
  <w15:person w15:author="Lê Nga">
    <w15:presenceInfo w15:providerId="None" w15:userId="Lê Nga"/>
  </w15:person>
  <w15:person w15:author="ndhien@cit.udn.vn">
    <w15:presenceInfo w15:providerId="None" w15:userId="ndhien@cit.udn.v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hideSpellingErrors/>
  <w:hideGrammaticalErrors/>
  <w:activeWritingStyle w:appName="MSWord" w:lang="en-US" w:vendorID="64" w:dllVersion="5" w:nlCheck="1" w:checkStyle="1"/>
  <w:activeWritingStyle w:appName="MSWord" w:lang="en-US" w:vendorID="64" w:dllVersion="6" w:nlCheck="1" w:checkStyle="1"/>
  <w:activeWritingStyle w:appName="MSWord" w:lang="en-US" w:vendorID="64" w:dllVersion="0" w:nlCheck="1" w:checkStyle="0"/>
  <w:activeWritingStyle w:appName="MSWord" w:lang="en-US" w:vendorID="64" w:dllVersion="131078"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40"/>
  <w:drawingGridVerticalSpacing w:val="57"/>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2B26"/>
    <w:rsid w:val="000000BE"/>
    <w:rsid w:val="000006CD"/>
    <w:rsid w:val="00001542"/>
    <w:rsid w:val="00001B02"/>
    <w:rsid w:val="000028C3"/>
    <w:rsid w:val="00003A27"/>
    <w:rsid w:val="00003CD1"/>
    <w:rsid w:val="000056B7"/>
    <w:rsid w:val="000061DE"/>
    <w:rsid w:val="00006583"/>
    <w:rsid w:val="00007B42"/>
    <w:rsid w:val="000121A4"/>
    <w:rsid w:val="00013109"/>
    <w:rsid w:val="0001475D"/>
    <w:rsid w:val="0001524C"/>
    <w:rsid w:val="00015348"/>
    <w:rsid w:val="00016E56"/>
    <w:rsid w:val="0001757A"/>
    <w:rsid w:val="0002000C"/>
    <w:rsid w:val="00020405"/>
    <w:rsid w:val="00020A2F"/>
    <w:rsid w:val="00020B3B"/>
    <w:rsid w:val="0002126E"/>
    <w:rsid w:val="000216E7"/>
    <w:rsid w:val="00022835"/>
    <w:rsid w:val="000231A0"/>
    <w:rsid w:val="00023410"/>
    <w:rsid w:val="000245CF"/>
    <w:rsid w:val="000257A6"/>
    <w:rsid w:val="0002603E"/>
    <w:rsid w:val="00031BD7"/>
    <w:rsid w:val="000327C2"/>
    <w:rsid w:val="00032814"/>
    <w:rsid w:val="00032C8B"/>
    <w:rsid w:val="00033732"/>
    <w:rsid w:val="00033D37"/>
    <w:rsid w:val="00035C3A"/>
    <w:rsid w:val="000377D6"/>
    <w:rsid w:val="00040FED"/>
    <w:rsid w:val="000411EF"/>
    <w:rsid w:val="0004216E"/>
    <w:rsid w:val="0004298E"/>
    <w:rsid w:val="00042A7A"/>
    <w:rsid w:val="00044423"/>
    <w:rsid w:val="00044897"/>
    <w:rsid w:val="00044C27"/>
    <w:rsid w:val="000503E2"/>
    <w:rsid w:val="00050522"/>
    <w:rsid w:val="00050703"/>
    <w:rsid w:val="00050B26"/>
    <w:rsid w:val="00051667"/>
    <w:rsid w:val="000518E0"/>
    <w:rsid w:val="0005495C"/>
    <w:rsid w:val="00054E2C"/>
    <w:rsid w:val="0005725B"/>
    <w:rsid w:val="00062C80"/>
    <w:rsid w:val="00063F18"/>
    <w:rsid w:val="00064A49"/>
    <w:rsid w:val="00066B5A"/>
    <w:rsid w:val="00066E1F"/>
    <w:rsid w:val="000702B9"/>
    <w:rsid w:val="00070540"/>
    <w:rsid w:val="00070822"/>
    <w:rsid w:val="00070EF9"/>
    <w:rsid w:val="000719AF"/>
    <w:rsid w:val="00072CF0"/>
    <w:rsid w:val="00072FCF"/>
    <w:rsid w:val="00073867"/>
    <w:rsid w:val="00074064"/>
    <w:rsid w:val="000741BE"/>
    <w:rsid w:val="00074505"/>
    <w:rsid w:val="00076AB1"/>
    <w:rsid w:val="00077267"/>
    <w:rsid w:val="00080859"/>
    <w:rsid w:val="0008108D"/>
    <w:rsid w:val="00081CC4"/>
    <w:rsid w:val="000823D8"/>
    <w:rsid w:val="00086E2E"/>
    <w:rsid w:val="000875AF"/>
    <w:rsid w:val="00090876"/>
    <w:rsid w:val="00090D60"/>
    <w:rsid w:val="000910C3"/>
    <w:rsid w:val="00091D92"/>
    <w:rsid w:val="000920D6"/>
    <w:rsid w:val="0009273E"/>
    <w:rsid w:val="000930E8"/>
    <w:rsid w:val="0009329D"/>
    <w:rsid w:val="00093F9E"/>
    <w:rsid w:val="00094204"/>
    <w:rsid w:val="00094C56"/>
    <w:rsid w:val="00096183"/>
    <w:rsid w:val="0009694C"/>
    <w:rsid w:val="000A0798"/>
    <w:rsid w:val="000A2870"/>
    <w:rsid w:val="000A4E6D"/>
    <w:rsid w:val="000A555A"/>
    <w:rsid w:val="000A5FF3"/>
    <w:rsid w:val="000A6796"/>
    <w:rsid w:val="000A6CA1"/>
    <w:rsid w:val="000A7D59"/>
    <w:rsid w:val="000B1149"/>
    <w:rsid w:val="000B2935"/>
    <w:rsid w:val="000B2F55"/>
    <w:rsid w:val="000B3693"/>
    <w:rsid w:val="000B42E6"/>
    <w:rsid w:val="000B49D2"/>
    <w:rsid w:val="000B4B21"/>
    <w:rsid w:val="000B4E9A"/>
    <w:rsid w:val="000B7173"/>
    <w:rsid w:val="000C05B1"/>
    <w:rsid w:val="000C1927"/>
    <w:rsid w:val="000C26AB"/>
    <w:rsid w:val="000C28A5"/>
    <w:rsid w:val="000C34AB"/>
    <w:rsid w:val="000C3A8C"/>
    <w:rsid w:val="000C47D8"/>
    <w:rsid w:val="000C4855"/>
    <w:rsid w:val="000D04E5"/>
    <w:rsid w:val="000D0D0E"/>
    <w:rsid w:val="000D1736"/>
    <w:rsid w:val="000D324B"/>
    <w:rsid w:val="000D472D"/>
    <w:rsid w:val="000D4CDB"/>
    <w:rsid w:val="000D5EB2"/>
    <w:rsid w:val="000D624A"/>
    <w:rsid w:val="000D7C76"/>
    <w:rsid w:val="000D7F60"/>
    <w:rsid w:val="000E01BD"/>
    <w:rsid w:val="000E1A51"/>
    <w:rsid w:val="000E1DC6"/>
    <w:rsid w:val="000E2350"/>
    <w:rsid w:val="000E4D5F"/>
    <w:rsid w:val="000E59E8"/>
    <w:rsid w:val="000E63E8"/>
    <w:rsid w:val="000E651E"/>
    <w:rsid w:val="000E67C9"/>
    <w:rsid w:val="000F0BE2"/>
    <w:rsid w:val="000F18A7"/>
    <w:rsid w:val="000F1FED"/>
    <w:rsid w:val="000F249D"/>
    <w:rsid w:val="000F255E"/>
    <w:rsid w:val="000F3ED3"/>
    <w:rsid w:val="000F4FE7"/>
    <w:rsid w:val="000F67CF"/>
    <w:rsid w:val="000F747E"/>
    <w:rsid w:val="00101B3D"/>
    <w:rsid w:val="0010205B"/>
    <w:rsid w:val="00103515"/>
    <w:rsid w:val="00104A41"/>
    <w:rsid w:val="00105189"/>
    <w:rsid w:val="00105672"/>
    <w:rsid w:val="001056CD"/>
    <w:rsid w:val="00106647"/>
    <w:rsid w:val="001078BD"/>
    <w:rsid w:val="00111CD6"/>
    <w:rsid w:val="00112AA1"/>
    <w:rsid w:val="0011371F"/>
    <w:rsid w:val="0011377A"/>
    <w:rsid w:val="00113EFD"/>
    <w:rsid w:val="001146B7"/>
    <w:rsid w:val="0011471F"/>
    <w:rsid w:val="0011494A"/>
    <w:rsid w:val="001156F9"/>
    <w:rsid w:val="00115E0E"/>
    <w:rsid w:val="00117364"/>
    <w:rsid w:val="00122061"/>
    <w:rsid w:val="00122094"/>
    <w:rsid w:val="00122C33"/>
    <w:rsid w:val="001231B6"/>
    <w:rsid w:val="00123AAA"/>
    <w:rsid w:val="00124877"/>
    <w:rsid w:val="001259C7"/>
    <w:rsid w:val="00126225"/>
    <w:rsid w:val="00126BFA"/>
    <w:rsid w:val="0012700D"/>
    <w:rsid w:val="00130C43"/>
    <w:rsid w:val="00131D4B"/>
    <w:rsid w:val="00133802"/>
    <w:rsid w:val="0013592D"/>
    <w:rsid w:val="00136898"/>
    <w:rsid w:val="00136D59"/>
    <w:rsid w:val="00137450"/>
    <w:rsid w:val="00140192"/>
    <w:rsid w:val="00140932"/>
    <w:rsid w:val="001422D2"/>
    <w:rsid w:val="0014341B"/>
    <w:rsid w:val="0014422D"/>
    <w:rsid w:val="0014445D"/>
    <w:rsid w:val="00144617"/>
    <w:rsid w:val="001447BF"/>
    <w:rsid w:val="001458C7"/>
    <w:rsid w:val="00145F36"/>
    <w:rsid w:val="001469BD"/>
    <w:rsid w:val="00151578"/>
    <w:rsid w:val="00152D38"/>
    <w:rsid w:val="001548BF"/>
    <w:rsid w:val="0015496B"/>
    <w:rsid w:val="00155C35"/>
    <w:rsid w:val="00156EAE"/>
    <w:rsid w:val="00160EE5"/>
    <w:rsid w:val="00161F46"/>
    <w:rsid w:val="00165035"/>
    <w:rsid w:val="00165143"/>
    <w:rsid w:val="0016633F"/>
    <w:rsid w:val="001700F0"/>
    <w:rsid w:val="001716C7"/>
    <w:rsid w:val="00174AF2"/>
    <w:rsid w:val="0017516A"/>
    <w:rsid w:val="001769E5"/>
    <w:rsid w:val="00177144"/>
    <w:rsid w:val="00177EC2"/>
    <w:rsid w:val="00181C43"/>
    <w:rsid w:val="001854ED"/>
    <w:rsid w:val="0018740A"/>
    <w:rsid w:val="001875B4"/>
    <w:rsid w:val="00187B58"/>
    <w:rsid w:val="001905DF"/>
    <w:rsid w:val="0019161C"/>
    <w:rsid w:val="001924B5"/>
    <w:rsid w:val="001926E7"/>
    <w:rsid w:val="00192C21"/>
    <w:rsid w:val="00193FCD"/>
    <w:rsid w:val="0019466D"/>
    <w:rsid w:val="00195E41"/>
    <w:rsid w:val="001A171D"/>
    <w:rsid w:val="001A2474"/>
    <w:rsid w:val="001A39EF"/>
    <w:rsid w:val="001A3A04"/>
    <w:rsid w:val="001A47BE"/>
    <w:rsid w:val="001A5147"/>
    <w:rsid w:val="001A56D4"/>
    <w:rsid w:val="001A6E00"/>
    <w:rsid w:val="001A6F10"/>
    <w:rsid w:val="001A7FBD"/>
    <w:rsid w:val="001B1154"/>
    <w:rsid w:val="001B3CD2"/>
    <w:rsid w:val="001B6E61"/>
    <w:rsid w:val="001B7543"/>
    <w:rsid w:val="001C001D"/>
    <w:rsid w:val="001C099D"/>
    <w:rsid w:val="001C0D63"/>
    <w:rsid w:val="001C0DE8"/>
    <w:rsid w:val="001C2150"/>
    <w:rsid w:val="001C296C"/>
    <w:rsid w:val="001C297B"/>
    <w:rsid w:val="001C342F"/>
    <w:rsid w:val="001C45EF"/>
    <w:rsid w:val="001C4BF2"/>
    <w:rsid w:val="001C5B26"/>
    <w:rsid w:val="001C5FE7"/>
    <w:rsid w:val="001C7214"/>
    <w:rsid w:val="001D004C"/>
    <w:rsid w:val="001D0E9A"/>
    <w:rsid w:val="001D143E"/>
    <w:rsid w:val="001D372B"/>
    <w:rsid w:val="001D3CF6"/>
    <w:rsid w:val="001D40F8"/>
    <w:rsid w:val="001D4C62"/>
    <w:rsid w:val="001D639D"/>
    <w:rsid w:val="001D643D"/>
    <w:rsid w:val="001D6B76"/>
    <w:rsid w:val="001D6DA9"/>
    <w:rsid w:val="001D7478"/>
    <w:rsid w:val="001D7A85"/>
    <w:rsid w:val="001E0B14"/>
    <w:rsid w:val="001E14A6"/>
    <w:rsid w:val="001E1A83"/>
    <w:rsid w:val="001E225B"/>
    <w:rsid w:val="001E2626"/>
    <w:rsid w:val="001E285C"/>
    <w:rsid w:val="001E2932"/>
    <w:rsid w:val="001E3FA4"/>
    <w:rsid w:val="001E4BF8"/>
    <w:rsid w:val="001E4F8F"/>
    <w:rsid w:val="001E520E"/>
    <w:rsid w:val="001E58CE"/>
    <w:rsid w:val="001E637E"/>
    <w:rsid w:val="001F3411"/>
    <w:rsid w:val="001F36D0"/>
    <w:rsid w:val="001F3B50"/>
    <w:rsid w:val="001F417C"/>
    <w:rsid w:val="001F5540"/>
    <w:rsid w:val="001F7115"/>
    <w:rsid w:val="001F7418"/>
    <w:rsid w:val="002012E2"/>
    <w:rsid w:val="00202DD7"/>
    <w:rsid w:val="0020512A"/>
    <w:rsid w:val="00205CA7"/>
    <w:rsid w:val="00206D40"/>
    <w:rsid w:val="0020719B"/>
    <w:rsid w:val="002121B0"/>
    <w:rsid w:val="00212648"/>
    <w:rsid w:val="00212DA8"/>
    <w:rsid w:val="0021304E"/>
    <w:rsid w:val="00214BA5"/>
    <w:rsid w:val="002150AB"/>
    <w:rsid w:val="0021567B"/>
    <w:rsid w:val="00215AA1"/>
    <w:rsid w:val="00216947"/>
    <w:rsid w:val="00217AD5"/>
    <w:rsid w:val="00220D04"/>
    <w:rsid w:val="00221CDE"/>
    <w:rsid w:val="002222E3"/>
    <w:rsid w:val="002227E0"/>
    <w:rsid w:val="00222E7C"/>
    <w:rsid w:val="0022305D"/>
    <w:rsid w:val="00223EF7"/>
    <w:rsid w:val="002243D6"/>
    <w:rsid w:val="00224B09"/>
    <w:rsid w:val="002251E6"/>
    <w:rsid w:val="00226AC2"/>
    <w:rsid w:val="00227A9F"/>
    <w:rsid w:val="002303ED"/>
    <w:rsid w:val="00230F81"/>
    <w:rsid w:val="00231133"/>
    <w:rsid w:val="0023261C"/>
    <w:rsid w:val="0024321D"/>
    <w:rsid w:val="0024545D"/>
    <w:rsid w:val="00246540"/>
    <w:rsid w:val="00247CB5"/>
    <w:rsid w:val="002501CC"/>
    <w:rsid w:val="002520AB"/>
    <w:rsid w:val="00252C58"/>
    <w:rsid w:val="00253AD9"/>
    <w:rsid w:val="00253D77"/>
    <w:rsid w:val="00254288"/>
    <w:rsid w:val="0025490D"/>
    <w:rsid w:val="002570D6"/>
    <w:rsid w:val="002572E1"/>
    <w:rsid w:val="002577BF"/>
    <w:rsid w:val="00257E64"/>
    <w:rsid w:val="0026274D"/>
    <w:rsid w:val="00264798"/>
    <w:rsid w:val="00264AFE"/>
    <w:rsid w:val="00267D5D"/>
    <w:rsid w:val="00272199"/>
    <w:rsid w:val="002721FF"/>
    <w:rsid w:val="002722AB"/>
    <w:rsid w:val="002727C1"/>
    <w:rsid w:val="00274D00"/>
    <w:rsid w:val="002751A3"/>
    <w:rsid w:val="00275251"/>
    <w:rsid w:val="002761F8"/>
    <w:rsid w:val="00276627"/>
    <w:rsid w:val="00276D48"/>
    <w:rsid w:val="00276F25"/>
    <w:rsid w:val="00281C4D"/>
    <w:rsid w:val="0028290E"/>
    <w:rsid w:val="0028309C"/>
    <w:rsid w:val="002840CF"/>
    <w:rsid w:val="0028465A"/>
    <w:rsid w:val="00284BB6"/>
    <w:rsid w:val="00286509"/>
    <w:rsid w:val="00287271"/>
    <w:rsid w:val="00290DF8"/>
    <w:rsid w:val="002925D0"/>
    <w:rsid w:val="00292F5D"/>
    <w:rsid w:val="00296A4B"/>
    <w:rsid w:val="002972A9"/>
    <w:rsid w:val="002A02B1"/>
    <w:rsid w:val="002A3BD2"/>
    <w:rsid w:val="002A77A3"/>
    <w:rsid w:val="002A7E5B"/>
    <w:rsid w:val="002A7F91"/>
    <w:rsid w:val="002B0C94"/>
    <w:rsid w:val="002B16D8"/>
    <w:rsid w:val="002B35D6"/>
    <w:rsid w:val="002B4591"/>
    <w:rsid w:val="002B4F4B"/>
    <w:rsid w:val="002B513B"/>
    <w:rsid w:val="002B569D"/>
    <w:rsid w:val="002B69AD"/>
    <w:rsid w:val="002B6AA4"/>
    <w:rsid w:val="002B6E22"/>
    <w:rsid w:val="002B76ED"/>
    <w:rsid w:val="002C0846"/>
    <w:rsid w:val="002C187B"/>
    <w:rsid w:val="002C1CD8"/>
    <w:rsid w:val="002C3B98"/>
    <w:rsid w:val="002C57EA"/>
    <w:rsid w:val="002C688A"/>
    <w:rsid w:val="002C6B9F"/>
    <w:rsid w:val="002C6F82"/>
    <w:rsid w:val="002D0AE7"/>
    <w:rsid w:val="002D1130"/>
    <w:rsid w:val="002D18E7"/>
    <w:rsid w:val="002D190F"/>
    <w:rsid w:val="002D1EF9"/>
    <w:rsid w:val="002D3129"/>
    <w:rsid w:val="002D6224"/>
    <w:rsid w:val="002D6803"/>
    <w:rsid w:val="002D7B31"/>
    <w:rsid w:val="002D7C7E"/>
    <w:rsid w:val="002E035E"/>
    <w:rsid w:val="002E17D2"/>
    <w:rsid w:val="002E1F25"/>
    <w:rsid w:val="002E2707"/>
    <w:rsid w:val="002E2826"/>
    <w:rsid w:val="002E299D"/>
    <w:rsid w:val="002E3034"/>
    <w:rsid w:val="002E61B5"/>
    <w:rsid w:val="002E684B"/>
    <w:rsid w:val="002F1D48"/>
    <w:rsid w:val="002F247E"/>
    <w:rsid w:val="002F356A"/>
    <w:rsid w:val="002F3C69"/>
    <w:rsid w:val="002F3DF6"/>
    <w:rsid w:val="002F5980"/>
    <w:rsid w:val="002F5FD0"/>
    <w:rsid w:val="002F65BE"/>
    <w:rsid w:val="002F6EFB"/>
    <w:rsid w:val="002F708F"/>
    <w:rsid w:val="002F787F"/>
    <w:rsid w:val="002F798B"/>
    <w:rsid w:val="003017BF"/>
    <w:rsid w:val="003017FF"/>
    <w:rsid w:val="00301DEC"/>
    <w:rsid w:val="0030238E"/>
    <w:rsid w:val="003043C4"/>
    <w:rsid w:val="003055C0"/>
    <w:rsid w:val="00305BB2"/>
    <w:rsid w:val="003075AD"/>
    <w:rsid w:val="003104DE"/>
    <w:rsid w:val="0031094F"/>
    <w:rsid w:val="00311223"/>
    <w:rsid w:val="00312A42"/>
    <w:rsid w:val="00312C40"/>
    <w:rsid w:val="003142C1"/>
    <w:rsid w:val="00315356"/>
    <w:rsid w:val="0031753C"/>
    <w:rsid w:val="003177CF"/>
    <w:rsid w:val="003209CD"/>
    <w:rsid w:val="00320C61"/>
    <w:rsid w:val="00320C6F"/>
    <w:rsid w:val="00322943"/>
    <w:rsid w:val="00323718"/>
    <w:rsid w:val="0032570A"/>
    <w:rsid w:val="00325A27"/>
    <w:rsid w:val="00325FF0"/>
    <w:rsid w:val="00326F9A"/>
    <w:rsid w:val="003302C3"/>
    <w:rsid w:val="00331305"/>
    <w:rsid w:val="00332AA5"/>
    <w:rsid w:val="00332D88"/>
    <w:rsid w:val="00334FD6"/>
    <w:rsid w:val="003358B2"/>
    <w:rsid w:val="003359E9"/>
    <w:rsid w:val="0033603B"/>
    <w:rsid w:val="00337D63"/>
    <w:rsid w:val="00340D67"/>
    <w:rsid w:val="003419D7"/>
    <w:rsid w:val="00341F66"/>
    <w:rsid w:val="003424BD"/>
    <w:rsid w:val="0034250E"/>
    <w:rsid w:val="0034297A"/>
    <w:rsid w:val="003432AE"/>
    <w:rsid w:val="00347561"/>
    <w:rsid w:val="00347805"/>
    <w:rsid w:val="00347C7F"/>
    <w:rsid w:val="00350435"/>
    <w:rsid w:val="003514EA"/>
    <w:rsid w:val="00352696"/>
    <w:rsid w:val="00353115"/>
    <w:rsid w:val="00353398"/>
    <w:rsid w:val="00353BAD"/>
    <w:rsid w:val="00355F02"/>
    <w:rsid w:val="00355FD6"/>
    <w:rsid w:val="00356AA3"/>
    <w:rsid w:val="0035770A"/>
    <w:rsid w:val="00357A4D"/>
    <w:rsid w:val="00357C60"/>
    <w:rsid w:val="0036004E"/>
    <w:rsid w:val="0036031D"/>
    <w:rsid w:val="00360A54"/>
    <w:rsid w:val="00362008"/>
    <w:rsid w:val="00362091"/>
    <w:rsid w:val="00363985"/>
    <w:rsid w:val="00364588"/>
    <w:rsid w:val="00365F21"/>
    <w:rsid w:val="00366C8D"/>
    <w:rsid w:val="00366F0C"/>
    <w:rsid w:val="00367C4B"/>
    <w:rsid w:val="00370357"/>
    <w:rsid w:val="00370780"/>
    <w:rsid w:val="0037136D"/>
    <w:rsid w:val="0037293E"/>
    <w:rsid w:val="00372B47"/>
    <w:rsid w:val="0037402C"/>
    <w:rsid w:val="00374655"/>
    <w:rsid w:val="0037496C"/>
    <w:rsid w:val="003749A8"/>
    <w:rsid w:val="00374D1B"/>
    <w:rsid w:val="0037680C"/>
    <w:rsid w:val="00377737"/>
    <w:rsid w:val="00377F85"/>
    <w:rsid w:val="00380C76"/>
    <w:rsid w:val="00380E86"/>
    <w:rsid w:val="00381911"/>
    <w:rsid w:val="00382074"/>
    <w:rsid w:val="00382097"/>
    <w:rsid w:val="00382921"/>
    <w:rsid w:val="00383DAD"/>
    <w:rsid w:val="00385565"/>
    <w:rsid w:val="00385BB2"/>
    <w:rsid w:val="003873BA"/>
    <w:rsid w:val="00387484"/>
    <w:rsid w:val="0038754C"/>
    <w:rsid w:val="00390957"/>
    <w:rsid w:val="00391378"/>
    <w:rsid w:val="00393208"/>
    <w:rsid w:val="00393FD5"/>
    <w:rsid w:val="00394F09"/>
    <w:rsid w:val="00396F81"/>
    <w:rsid w:val="003A15E1"/>
    <w:rsid w:val="003A1C92"/>
    <w:rsid w:val="003A40C2"/>
    <w:rsid w:val="003A4D38"/>
    <w:rsid w:val="003A67A2"/>
    <w:rsid w:val="003A683C"/>
    <w:rsid w:val="003A6E0A"/>
    <w:rsid w:val="003A71E7"/>
    <w:rsid w:val="003B0342"/>
    <w:rsid w:val="003B0D5E"/>
    <w:rsid w:val="003B11B1"/>
    <w:rsid w:val="003B3323"/>
    <w:rsid w:val="003B3B02"/>
    <w:rsid w:val="003B3B14"/>
    <w:rsid w:val="003B40F8"/>
    <w:rsid w:val="003B4B96"/>
    <w:rsid w:val="003B5CAE"/>
    <w:rsid w:val="003C0558"/>
    <w:rsid w:val="003C28FA"/>
    <w:rsid w:val="003C44DB"/>
    <w:rsid w:val="003C48EA"/>
    <w:rsid w:val="003C4D60"/>
    <w:rsid w:val="003C6C92"/>
    <w:rsid w:val="003C7901"/>
    <w:rsid w:val="003D5712"/>
    <w:rsid w:val="003D58B7"/>
    <w:rsid w:val="003D64F4"/>
    <w:rsid w:val="003D6D62"/>
    <w:rsid w:val="003D7169"/>
    <w:rsid w:val="003D7D11"/>
    <w:rsid w:val="003E1100"/>
    <w:rsid w:val="003E1855"/>
    <w:rsid w:val="003E188F"/>
    <w:rsid w:val="003E322C"/>
    <w:rsid w:val="003E404C"/>
    <w:rsid w:val="003E4527"/>
    <w:rsid w:val="003E4BDD"/>
    <w:rsid w:val="003E589D"/>
    <w:rsid w:val="003E6894"/>
    <w:rsid w:val="003F318E"/>
    <w:rsid w:val="003F33BA"/>
    <w:rsid w:val="003F6A8B"/>
    <w:rsid w:val="003F6ED2"/>
    <w:rsid w:val="003F6F8C"/>
    <w:rsid w:val="003F7875"/>
    <w:rsid w:val="003F7877"/>
    <w:rsid w:val="004003AD"/>
    <w:rsid w:val="0040349D"/>
    <w:rsid w:val="004035F0"/>
    <w:rsid w:val="00406779"/>
    <w:rsid w:val="004078A6"/>
    <w:rsid w:val="00407D86"/>
    <w:rsid w:val="00411EEE"/>
    <w:rsid w:val="004121B9"/>
    <w:rsid w:val="00412C71"/>
    <w:rsid w:val="00413BDF"/>
    <w:rsid w:val="00413E14"/>
    <w:rsid w:val="00415DCE"/>
    <w:rsid w:val="00417091"/>
    <w:rsid w:val="00417D51"/>
    <w:rsid w:val="00421034"/>
    <w:rsid w:val="00421EAE"/>
    <w:rsid w:val="00422813"/>
    <w:rsid w:val="00423B6C"/>
    <w:rsid w:val="00423B92"/>
    <w:rsid w:val="00424FA0"/>
    <w:rsid w:val="00425438"/>
    <w:rsid w:val="00426FF9"/>
    <w:rsid w:val="004270F2"/>
    <w:rsid w:val="0042729B"/>
    <w:rsid w:val="00431887"/>
    <w:rsid w:val="004324C0"/>
    <w:rsid w:val="00432AB4"/>
    <w:rsid w:val="004331B8"/>
    <w:rsid w:val="00433309"/>
    <w:rsid w:val="004339F0"/>
    <w:rsid w:val="00433D03"/>
    <w:rsid w:val="0043555F"/>
    <w:rsid w:val="004356EB"/>
    <w:rsid w:val="00435CCD"/>
    <w:rsid w:val="00436615"/>
    <w:rsid w:val="00436CC7"/>
    <w:rsid w:val="0043717B"/>
    <w:rsid w:val="00440493"/>
    <w:rsid w:val="004408A3"/>
    <w:rsid w:val="00441402"/>
    <w:rsid w:val="00442FBF"/>
    <w:rsid w:val="00444806"/>
    <w:rsid w:val="00444FFC"/>
    <w:rsid w:val="00445A9F"/>
    <w:rsid w:val="00445DF0"/>
    <w:rsid w:val="00445F02"/>
    <w:rsid w:val="00445F76"/>
    <w:rsid w:val="00446D55"/>
    <w:rsid w:val="00447761"/>
    <w:rsid w:val="00450473"/>
    <w:rsid w:val="004509D7"/>
    <w:rsid w:val="004517BA"/>
    <w:rsid w:val="0045311C"/>
    <w:rsid w:val="00455523"/>
    <w:rsid w:val="00456D84"/>
    <w:rsid w:val="0045764A"/>
    <w:rsid w:val="00457901"/>
    <w:rsid w:val="004607D6"/>
    <w:rsid w:val="004626C1"/>
    <w:rsid w:val="00462E09"/>
    <w:rsid w:val="00462FE2"/>
    <w:rsid w:val="0046398B"/>
    <w:rsid w:val="004657E0"/>
    <w:rsid w:val="00466CBB"/>
    <w:rsid w:val="00466DFF"/>
    <w:rsid w:val="00467C80"/>
    <w:rsid w:val="004711CB"/>
    <w:rsid w:val="00471394"/>
    <w:rsid w:val="00471B1C"/>
    <w:rsid w:val="0047333C"/>
    <w:rsid w:val="00473E84"/>
    <w:rsid w:val="00473EB6"/>
    <w:rsid w:val="00474821"/>
    <w:rsid w:val="00474E89"/>
    <w:rsid w:val="004768EC"/>
    <w:rsid w:val="004779AD"/>
    <w:rsid w:val="00477F5F"/>
    <w:rsid w:val="00480DB0"/>
    <w:rsid w:val="00485472"/>
    <w:rsid w:val="0048600A"/>
    <w:rsid w:val="00487C3A"/>
    <w:rsid w:val="00490655"/>
    <w:rsid w:val="004916AD"/>
    <w:rsid w:val="004933AB"/>
    <w:rsid w:val="0049461F"/>
    <w:rsid w:val="00497473"/>
    <w:rsid w:val="00497EB5"/>
    <w:rsid w:val="004A13B5"/>
    <w:rsid w:val="004A152F"/>
    <w:rsid w:val="004A27EB"/>
    <w:rsid w:val="004A324D"/>
    <w:rsid w:val="004A6060"/>
    <w:rsid w:val="004A7AA2"/>
    <w:rsid w:val="004B0BAE"/>
    <w:rsid w:val="004B1650"/>
    <w:rsid w:val="004B1890"/>
    <w:rsid w:val="004B53FF"/>
    <w:rsid w:val="004B5FDA"/>
    <w:rsid w:val="004B612C"/>
    <w:rsid w:val="004B6B2B"/>
    <w:rsid w:val="004C397A"/>
    <w:rsid w:val="004C3E13"/>
    <w:rsid w:val="004C68F2"/>
    <w:rsid w:val="004C6E20"/>
    <w:rsid w:val="004C77F8"/>
    <w:rsid w:val="004D02AB"/>
    <w:rsid w:val="004D3060"/>
    <w:rsid w:val="004D3D11"/>
    <w:rsid w:val="004D5549"/>
    <w:rsid w:val="004D6FD7"/>
    <w:rsid w:val="004D7F13"/>
    <w:rsid w:val="004E2517"/>
    <w:rsid w:val="004E38B6"/>
    <w:rsid w:val="004E3E45"/>
    <w:rsid w:val="004E4586"/>
    <w:rsid w:val="004E6F06"/>
    <w:rsid w:val="004F0B8C"/>
    <w:rsid w:val="004F10DF"/>
    <w:rsid w:val="004F17E6"/>
    <w:rsid w:val="004F2551"/>
    <w:rsid w:val="004F457D"/>
    <w:rsid w:val="004F48F6"/>
    <w:rsid w:val="004F5991"/>
    <w:rsid w:val="004F5CD1"/>
    <w:rsid w:val="004F63A0"/>
    <w:rsid w:val="00500246"/>
    <w:rsid w:val="0050103B"/>
    <w:rsid w:val="005023F9"/>
    <w:rsid w:val="00503224"/>
    <w:rsid w:val="00503835"/>
    <w:rsid w:val="005038EE"/>
    <w:rsid w:val="00504D6E"/>
    <w:rsid w:val="005065DB"/>
    <w:rsid w:val="00507EFD"/>
    <w:rsid w:val="0051047F"/>
    <w:rsid w:val="00511905"/>
    <w:rsid w:val="00513E92"/>
    <w:rsid w:val="005150CE"/>
    <w:rsid w:val="005162C8"/>
    <w:rsid w:val="0051686E"/>
    <w:rsid w:val="00516FA5"/>
    <w:rsid w:val="0051710C"/>
    <w:rsid w:val="005175E8"/>
    <w:rsid w:val="00517C07"/>
    <w:rsid w:val="005225E5"/>
    <w:rsid w:val="00522E36"/>
    <w:rsid w:val="00522FA5"/>
    <w:rsid w:val="0052379E"/>
    <w:rsid w:val="00524250"/>
    <w:rsid w:val="00524759"/>
    <w:rsid w:val="00524EDC"/>
    <w:rsid w:val="0052506E"/>
    <w:rsid w:val="00525920"/>
    <w:rsid w:val="005259C4"/>
    <w:rsid w:val="00525AB8"/>
    <w:rsid w:val="005264DF"/>
    <w:rsid w:val="005265C8"/>
    <w:rsid w:val="00530766"/>
    <w:rsid w:val="0053385B"/>
    <w:rsid w:val="00534AA8"/>
    <w:rsid w:val="00535D28"/>
    <w:rsid w:val="00536AEF"/>
    <w:rsid w:val="00536E16"/>
    <w:rsid w:val="005404ED"/>
    <w:rsid w:val="005406A4"/>
    <w:rsid w:val="00540999"/>
    <w:rsid w:val="00541142"/>
    <w:rsid w:val="005427DC"/>
    <w:rsid w:val="005428C9"/>
    <w:rsid w:val="00543BEF"/>
    <w:rsid w:val="0054450C"/>
    <w:rsid w:val="00544BE6"/>
    <w:rsid w:val="00545238"/>
    <w:rsid w:val="00545C91"/>
    <w:rsid w:val="00546216"/>
    <w:rsid w:val="00546CA0"/>
    <w:rsid w:val="00547421"/>
    <w:rsid w:val="005506EF"/>
    <w:rsid w:val="00550C11"/>
    <w:rsid w:val="00552983"/>
    <w:rsid w:val="005532E1"/>
    <w:rsid w:val="005537D7"/>
    <w:rsid w:val="00553A59"/>
    <w:rsid w:val="005541A3"/>
    <w:rsid w:val="0055494A"/>
    <w:rsid w:val="00555933"/>
    <w:rsid w:val="00555E5C"/>
    <w:rsid w:val="00557A10"/>
    <w:rsid w:val="00557AB8"/>
    <w:rsid w:val="00557BF6"/>
    <w:rsid w:val="00560733"/>
    <w:rsid w:val="00561E1F"/>
    <w:rsid w:val="005622D1"/>
    <w:rsid w:val="005627FF"/>
    <w:rsid w:val="005641B7"/>
    <w:rsid w:val="00564487"/>
    <w:rsid w:val="00564B48"/>
    <w:rsid w:val="0057055C"/>
    <w:rsid w:val="00570AD6"/>
    <w:rsid w:val="00573D02"/>
    <w:rsid w:val="00574EB9"/>
    <w:rsid w:val="005750D2"/>
    <w:rsid w:val="00576145"/>
    <w:rsid w:val="00580023"/>
    <w:rsid w:val="00580CA6"/>
    <w:rsid w:val="00581B80"/>
    <w:rsid w:val="005821DE"/>
    <w:rsid w:val="00583D3A"/>
    <w:rsid w:val="00584831"/>
    <w:rsid w:val="00584BCD"/>
    <w:rsid w:val="00585B06"/>
    <w:rsid w:val="00586A32"/>
    <w:rsid w:val="005875A0"/>
    <w:rsid w:val="00591DE4"/>
    <w:rsid w:val="00592565"/>
    <w:rsid w:val="005949CD"/>
    <w:rsid w:val="00597822"/>
    <w:rsid w:val="00597ACA"/>
    <w:rsid w:val="005A0534"/>
    <w:rsid w:val="005A0753"/>
    <w:rsid w:val="005A2095"/>
    <w:rsid w:val="005A250C"/>
    <w:rsid w:val="005A38E7"/>
    <w:rsid w:val="005A54C5"/>
    <w:rsid w:val="005A5D8A"/>
    <w:rsid w:val="005B02DF"/>
    <w:rsid w:val="005B2032"/>
    <w:rsid w:val="005B2595"/>
    <w:rsid w:val="005B2B44"/>
    <w:rsid w:val="005B3B33"/>
    <w:rsid w:val="005B4F39"/>
    <w:rsid w:val="005B630F"/>
    <w:rsid w:val="005C10B1"/>
    <w:rsid w:val="005C3E6D"/>
    <w:rsid w:val="005C73F2"/>
    <w:rsid w:val="005D0BC1"/>
    <w:rsid w:val="005D0D9C"/>
    <w:rsid w:val="005D26B5"/>
    <w:rsid w:val="005D2FE8"/>
    <w:rsid w:val="005D35AA"/>
    <w:rsid w:val="005D4282"/>
    <w:rsid w:val="005D5A3B"/>
    <w:rsid w:val="005D646B"/>
    <w:rsid w:val="005D65C2"/>
    <w:rsid w:val="005E0315"/>
    <w:rsid w:val="005E03B3"/>
    <w:rsid w:val="005E0A0D"/>
    <w:rsid w:val="005E1DD1"/>
    <w:rsid w:val="005E321A"/>
    <w:rsid w:val="005E334B"/>
    <w:rsid w:val="005E3EAB"/>
    <w:rsid w:val="005E424E"/>
    <w:rsid w:val="005E510A"/>
    <w:rsid w:val="005E587B"/>
    <w:rsid w:val="005F102C"/>
    <w:rsid w:val="005F1FAA"/>
    <w:rsid w:val="005F3252"/>
    <w:rsid w:val="005F3AF8"/>
    <w:rsid w:val="005F7893"/>
    <w:rsid w:val="0060093C"/>
    <w:rsid w:val="00601DDD"/>
    <w:rsid w:val="006028C8"/>
    <w:rsid w:val="00603FFF"/>
    <w:rsid w:val="0060449C"/>
    <w:rsid w:val="006046BD"/>
    <w:rsid w:val="00606596"/>
    <w:rsid w:val="0060679D"/>
    <w:rsid w:val="00610750"/>
    <w:rsid w:val="00611389"/>
    <w:rsid w:val="00611E47"/>
    <w:rsid w:val="00613B78"/>
    <w:rsid w:val="0061439A"/>
    <w:rsid w:val="00614AB7"/>
    <w:rsid w:val="00616CD6"/>
    <w:rsid w:val="006173F5"/>
    <w:rsid w:val="00621A12"/>
    <w:rsid w:val="00623DFE"/>
    <w:rsid w:val="00624386"/>
    <w:rsid w:val="00627E20"/>
    <w:rsid w:val="00630648"/>
    <w:rsid w:val="00631D0B"/>
    <w:rsid w:val="006328A8"/>
    <w:rsid w:val="006336D6"/>
    <w:rsid w:val="006344F9"/>
    <w:rsid w:val="00634554"/>
    <w:rsid w:val="0063483E"/>
    <w:rsid w:val="00635836"/>
    <w:rsid w:val="006418A2"/>
    <w:rsid w:val="00642396"/>
    <w:rsid w:val="00642A13"/>
    <w:rsid w:val="00642C05"/>
    <w:rsid w:val="0064325B"/>
    <w:rsid w:val="00644140"/>
    <w:rsid w:val="006448C8"/>
    <w:rsid w:val="00645002"/>
    <w:rsid w:val="00645C14"/>
    <w:rsid w:val="0064628A"/>
    <w:rsid w:val="00647C59"/>
    <w:rsid w:val="0065158A"/>
    <w:rsid w:val="00652444"/>
    <w:rsid w:val="006526E8"/>
    <w:rsid w:val="006530A6"/>
    <w:rsid w:val="00653572"/>
    <w:rsid w:val="006549A8"/>
    <w:rsid w:val="00660C50"/>
    <w:rsid w:val="0066155D"/>
    <w:rsid w:val="00662312"/>
    <w:rsid w:val="006628A4"/>
    <w:rsid w:val="0066291F"/>
    <w:rsid w:val="00664B02"/>
    <w:rsid w:val="00667803"/>
    <w:rsid w:val="00670379"/>
    <w:rsid w:val="00672D65"/>
    <w:rsid w:val="006730D2"/>
    <w:rsid w:val="0067463E"/>
    <w:rsid w:val="006748A4"/>
    <w:rsid w:val="00675681"/>
    <w:rsid w:val="00676219"/>
    <w:rsid w:val="00676C22"/>
    <w:rsid w:val="00676D04"/>
    <w:rsid w:val="00676F14"/>
    <w:rsid w:val="0068097B"/>
    <w:rsid w:val="00682E63"/>
    <w:rsid w:val="00683D04"/>
    <w:rsid w:val="00684298"/>
    <w:rsid w:val="0068433A"/>
    <w:rsid w:val="006846DB"/>
    <w:rsid w:val="00684BB0"/>
    <w:rsid w:val="00684BFE"/>
    <w:rsid w:val="006870D6"/>
    <w:rsid w:val="0068777B"/>
    <w:rsid w:val="00690FE2"/>
    <w:rsid w:val="006921FA"/>
    <w:rsid w:val="00692ACC"/>
    <w:rsid w:val="00692DBC"/>
    <w:rsid w:val="006940F4"/>
    <w:rsid w:val="00695255"/>
    <w:rsid w:val="00695A6F"/>
    <w:rsid w:val="006A1091"/>
    <w:rsid w:val="006A38C2"/>
    <w:rsid w:val="006A4459"/>
    <w:rsid w:val="006A5E19"/>
    <w:rsid w:val="006A6CFA"/>
    <w:rsid w:val="006B0964"/>
    <w:rsid w:val="006B0E22"/>
    <w:rsid w:val="006B0FAB"/>
    <w:rsid w:val="006B10EC"/>
    <w:rsid w:val="006B123F"/>
    <w:rsid w:val="006B2A4B"/>
    <w:rsid w:val="006B2FCF"/>
    <w:rsid w:val="006B4D0A"/>
    <w:rsid w:val="006B638B"/>
    <w:rsid w:val="006B6485"/>
    <w:rsid w:val="006B66BF"/>
    <w:rsid w:val="006B6F26"/>
    <w:rsid w:val="006B7323"/>
    <w:rsid w:val="006C01C0"/>
    <w:rsid w:val="006C20DC"/>
    <w:rsid w:val="006C636F"/>
    <w:rsid w:val="006D0C17"/>
    <w:rsid w:val="006D0CBF"/>
    <w:rsid w:val="006D0F31"/>
    <w:rsid w:val="006D10C0"/>
    <w:rsid w:val="006D196D"/>
    <w:rsid w:val="006D2BD4"/>
    <w:rsid w:val="006D2FFF"/>
    <w:rsid w:val="006D4268"/>
    <w:rsid w:val="006D5173"/>
    <w:rsid w:val="006D70E4"/>
    <w:rsid w:val="006E0BF2"/>
    <w:rsid w:val="006E1510"/>
    <w:rsid w:val="006E2323"/>
    <w:rsid w:val="006E2805"/>
    <w:rsid w:val="006E2E76"/>
    <w:rsid w:val="006E3ECC"/>
    <w:rsid w:val="006E4D4A"/>
    <w:rsid w:val="006E4DFE"/>
    <w:rsid w:val="006E54CB"/>
    <w:rsid w:val="006E59BB"/>
    <w:rsid w:val="006E62CF"/>
    <w:rsid w:val="006E7466"/>
    <w:rsid w:val="006E79DE"/>
    <w:rsid w:val="006F022E"/>
    <w:rsid w:val="006F12D6"/>
    <w:rsid w:val="006F1825"/>
    <w:rsid w:val="006F2844"/>
    <w:rsid w:val="006F29DF"/>
    <w:rsid w:val="006F43DD"/>
    <w:rsid w:val="006F6F2C"/>
    <w:rsid w:val="00700C44"/>
    <w:rsid w:val="007011A1"/>
    <w:rsid w:val="0070387B"/>
    <w:rsid w:val="00703F52"/>
    <w:rsid w:val="007043C6"/>
    <w:rsid w:val="00704A5B"/>
    <w:rsid w:val="007057DD"/>
    <w:rsid w:val="00705CCE"/>
    <w:rsid w:val="00706A94"/>
    <w:rsid w:val="00706F99"/>
    <w:rsid w:val="0070720A"/>
    <w:rsid w:val="007104BB"/>
    <w:rsid w:val="00710777"/>
    <w:rsid w:val="00710812"/>
    <w:rsid w:val="00710C20"/>
    <w:rsid w:val="00710D42"/>
    <w:rsid w:val="00711229"/>
    <w:rsid w:val="00711BEC"/>
    <w:rsid w:val="00712C9A"/>
    <w:rsid w:val="00713F57"/>
    <w:rsid w:val="007162DE"/>
    <w:rsid w:val="00716E0C"/>
    <w:rsid w:val="00720977"/>
    <w:rsid w:val="007219A0"/>
    <w:rsid w:val="007248AE"/>
    <w:rsid w:val="00724FA2"/>
    <w:rsid w:val="0072589B"/>
    <w:rsid w:val="00727A3C"/>
    <w:rsid w:val="00730014"/>
    <w:rsid w:val="00730687"/>
    <w:rsid w:val="007308BA"/>
    <w:rsid w:val="00731ADD"/>
    <w:rsid w:val="00732200"/>
    <w:rsid w:val="00734392"/>
    <w:rsid w:val="00736BD7"/>
    <w:rsid w:val="00736DAD"/>
    <w:rsid w:val="0073713B"/>
    <w:rsid w:val="00737754"/>
    <w:rsid w:val="00737881"/>
    <w:rsid w:val="00740674"/>
    <w:rsid w:val="0074096C"/>
    <w:rsid w:val="00740C0C"/>
    <w:rsid w:val="0074154D"/>
    <w:rsid w:val="007416A2"/>
    <w:rsid w:val="007419D5"/>
    <w:rsid w:val="00741E89"/>
    <w:rsid w:val="00744D30"/>
    <w:rsid w:val="00750B87"/>
    <w:rsid w:val="00750E08"/>
    <w:rsid w:val="007521E3"/>
    <w:rsid w:val="00752704"/>
    <w:rsid w:val="007550A5"/>
    <w:rsid w:val="00755748"/>
    <w:rsid w:val="00760105"/>
    <w:rsid w:val="00765532"/>
    <w:rsid w:val="00765704"/>
    <w:rsid w:val="00766F4D"/>
    <w:rsid w:val="0076765D"/>
    <w:rsid w:val="00770E73"/>
    <w:rsid w:val="00770EA3"/>
    <w:rsid w:val="007711C4"/>
    <w:rsid w:val="00771C8A"/>
    <w:rsid w:val="007756F5"/>
    <w:rsid w:val="0077582D"/>
    <w:rsid w:val="007776AC"/>
    <w:rsid w:val="00777A69"/>
    <w:rsid w:val="00780D47"/>
    <w:rsid w:val="00780EC9"/>
    <w:rsid w:val="0078172E"/>
    <w:rsid w:val="00781F86"/>
    <w:rsid w:val="0078289E"/>
    <w:rsid w:val="0078564C"/>
    <w:rsid w:val="00785A9A"/>
    <w:rsid w:val="00785DD2"/>
    <w:rsid w:val="007864F8"/>
    <w:rsid w:val="00787AFD"/>
    <w:rsid w:val="00791E00"/>
    <w:rsid w:val="007920FD"/>
    <w:rsid w:val="00793AC3"/>
    <w:rsid w:val="00793E75"/>
    <w:rsid w:val="0079435C"/>
    <w:rsid w:val="0079516D"/>
    <w:rsid w:val="00797673"/>
    <w:rsid w:val="007979E7"/>
    <w:rsid w:val="007A04AF"/>
    <w:rsid w:val="007A05EB"/>
    <w:rsid w:val="007A1152"/>
    <w:rsid w:val="007A16CC"/>
    <w:rsid w:val="007A2E49"/>
    <w:rsid w:val="007A3F75"/>
    <w:rsid w:val="007A5381"/>
    <w:rsid w:val="007A5C1C"/>
    <w:rsid w:val="007A7466"/>
    <w:rsid w:val="007A78A4"/>
    <w:rsid w:val="007B06EF"/>
    <w:rsid w:val="007B0DB0"/>
    <w:rsid w:val="007B2595"/>
    <w:rsid w:val="007B4631"/>
    <w:rsid w:val="007B4817"/>
    <w:rsid w:val="007B4878"/>
    <w:rsid w:val="007C00D8"/>
    <w:rsid w:val="007C0440"/>
    <w:rsid w:val="007C0A76"/>
    <w:rsid w:val="007C138C"/>
    <w:rsid w:val="007C1CDB"/>
    <w:rsid w:val="007C3295"/>
    <w:rsid w:val="007C3C3C"/>
    <w:rsid w:val="007C3D1F"/>
    <w:rsid w:val="007C3F04"/>
    <w:rsid w:val="007C404B"/>
    <w:rsid w:val="007C4154"/>
    <w:rsid w:val="007C7274"/>
    <w:rsid w:val="007D048C"/>
    <w:rsid w:val="007D2EE6"/>
    <w:rsid w:val="007D398F"/>
    <w:rsid w:val="007D3A1A"/>
    <w:rsid w:val="007D4E8A"/>
    <w:rsid w:val="007D5237"/>
    <w:rsid w:val="007D52ED"/>
    <w:rsid w:val="007D5CB3"/>
    <w:rsid w:val="007D7786"/>
    <w:rsid w:val="007E0924"/>
    <w:rsid w:val="007E27E8"/>
    <w:rsid w:val="007E3043"/>
    <w:rsid w:val="007E32D9"/>
    <w:rsid w:val="007E598A"/>
    <w:rsid w:val="007E6319"/>
    <w:rsid w:val="007E6539"/>
    <w:rsid w:val="007E66BA"/>
    <w:rsid w:val="007E7CEF"/>
    <w:rsid w:val="007E7D64"/>
    <w:rsid w:val="007F076D"/>
    <w:rsid w:val="007F187D"/>
    <w:rsid w:val="007F220B"/>
    <w:rsid w:val="007F2EA2"/>
    <w:rsid w:val="007F3F29"/>
    <w:rsid w:val="007F4DC9"/>
    <w:rsid w:val="007F5AFB"/>
    <w:rsid w:val="007F6BCE"/>
    <w:rsid w:val="0080058A"/>
    <w:rsid w:val="00803C12"/>
    <w:rsid w:val="00804AB1"/>
    <w:rsid w:val="00804F95"/>
    <w:rsid w:val="00804FF3"/>
    <w:rsid w:val="00805B77"/>
    <w:rsid w:val="00807199"/>
    <w:rsid w:val="008078C2"/>
    <w:rsid w:val="00811793"/>
    <w:rsid w:val="00812AF8"/>
    <w:rsid w:val="00814E1D"/>
    <w:rsid w:val="008150D0"/>
    <w:rsid w:val="00822838"/>
    <w:rsid w:val="008229EC"/>
    <w:rsid w:val="0082336D"/>
    <w:rsid w:val="0082337E"/>
    <w:rsid w:val="0082483A"/>
    <w:rsid w:val="00824E40"/>
    <w:rsid w:val="0082547C"/>
    <w:rsid w:val="008254D5"/>
    <w:rsid w:val="00826028"/>
    <w:rsid w:val="0082773A"/>
    <w:rsid w:val="00827F0E"/>
    <w:rsid w:val="00830414"/>
    <w:rsid w:val="00830486"/>
    <w:rsid w:val="0083308D"/>
    <w:rsid w:val="00833AEB"/>
    <w:rsid w:val="00834089"/>
    <w:rsid w:val="00834608"/>
    <w:rsid w:val="00834885"/>
    <w:rsid w:val="00835C81"/>
    <w:rsid w:val="00836B2D"/>
    <w:rsid w:val="00841FB3"/>
    <w:rsid w:val="008431CC"/>
    <w:rsid w:val="008432E3"/>
    <w:rsid w:val="00844431"/>
    <w:rsid w:val="00844C8B"/>
    <w:rsid w:val="00845DE4"/>
    <w:rsid w:val="00846A55"/>
    <w:rsid w:val="0084724E"/>
    <w:rsid w:val="00847625"/>
    <w:rsid w:val="00847A37"/>
    <w:rsid w:val="00847C4F"/>
    <w:rsid w:val="008500B2"/>
    <w:rsid w:val="0085050C"/>
    <w:rsid w:val="0085068E"/>
    <w:rsid w:val="00850D2B"/>
    <w:rsid w:val="00852F95"/>
    <w:rsid w:val="008534BF"/>
    <w:rsid w:val="00855E1B"/>
    <w:rsid w:val="00856A1F"/>
    <w:rsid w:val="00857C99"/>
    <w:rsid w:val="00857E90"/>
    <w:rsid w:val="008614F9"/>
    <w:rsid w:val="00861E5A"/>
    <w:rsid w:val="00862079"/>
    <w:rsid w:val="008645BC"/>
    <w:rsid w:val="00864B8C"/>
    <w:rsid w:val="0086648C"/>
    <w:rsid w:val="00867E36"/>
    <w:rsid w:val="00870654"/>
    <w:rsid w:val="0087068A"/>
    <w:rsid w:val="008714BB"/>
    <w:rsid w:val="00871D84"/>
    <w:rsid w:val="00871E35"/>
    <w:rsid w:val="0087337C"/>
    <w:rsid w:val="00875354"/>
    <w:rsid w:val="008762F3"/>
    <w:rsid w:val="00877340"/>
    <w:rsid w:val="00880050"/>
    <w:rsid w:val="00880D7E"/>
    <w:rsid w:val="00880DBC"/>
    <w:rsid w:val="008838EF"/>
    <w:rsid w:val="00883983"/>
    <w:rsid w:val="00883AA7"/>
    <w:rsid w:val="008909DF"/>
    <w:rsid w:val="008910F0"/>
    <w:rsid w:val="00892755"/>
    <w:rsid w:val="00894575"/>
    <w:rsid w:val="00896DC9"/>
    <w:rsid w:val="00896F24"/>
    <w:rsid w:val="00897342"/>
    <w:rsid w:val="008A0556"/>
    <w:rsid w:val="008A071A"/>
    <w:rsid w:val="008A150E"/>
    <w:rsid w:val="008A32B4"/>
    <w:rsid w:val="008A3C53"/>
    <w:rsid w:val="008A40AB"/>
    <w:rsid w:val="008A4335"/>
    <w:rsid w:val="008A7173"/>
    <w:rsid w:val="008A71E2"/>
    <w:rsid w:val="008A7B07"/>
    <w:rsid w:val="008A7E34"/>
    <w:rsid w:val="008B01BA"/>
    <w:rsid w:val="008B21BC"/>
    <w:rsid w:val="008B2A8C"/>
    <w:rsid w:val="008B2B76"/>
    <w:rsid w:val="008B3B01"/>
    <w:rsid w:val="008B3C4D"/>
    <w:rsid w:val="008B5BF0"/>
    <w:rsid w:val="008B5E61"/>
    <w:rsid w:val="008B75E9"/>
    <w:rsid w:val="008B796A"/>
    <w:rsid w:val="008B7DC6"/>
    <w:rsid w:val="008C0F70"/>
    <w:rsid w:val="008C36C4"/>
    <w:rsid w:val="008C3A51"/>
    <w:rsid w:val="008C4C27"/>
    <w:rsid w:val="008C4D20"/>
    <w:rsid w:val="008C5E72"/>
    <w:rsid w:val="008D00DC"/>
    <w:rsid w:val="008D1480"/>
    <w:rsid w:val="008D3646"/>
    <w:rsid w:val="008D4434"/>
    <w:rsid w:val="008D5530"/>
    <w:rsid w:val="008D777A"/>
    <w:rsid w:val="008D7A93"/>
    <w:rsid w:val="008E28E6"/>
    <w:rsid w:val="008E2B8D"/>
    <w:rsid w:val="008E3B72"/>
    <w:rsid w:val="008E5105"/>
    <w:rsid w:val="008E55B1"/>
    <w:rsid w:val="008E62EB"/>
    <w:rsid w:val="008E7EE0"/>
    <w:rsid w:val="008F0758"/>
    <w:rsid w:val="008F0F9A"/>
    <w:rsid w:val="008F1180"/>
    <w:rsid w:val="008F2857"/>
    <w:rsid w:val="008F3DF1"/>
    <w:rsid w:val="008F42C2"/>
    <w:rsid w:val="008F468A"/>
    <w:rsid w:val="008F53A4"/>
    <w:rsid w:val="008F5910"/>
    <w:rsid w:val="008F5D93"/>
    <w:rsid w:val="008F5FF6"/>
    <w:rsid w:val="008F604B"/>
    <w:rsid w:val="008F6C1E"/>
    <w:rsid w:val="008F731E"/>
    <w:rsid w:val="008F7F2B"/>
    <w:rsid w:val="00900897"/>
    <w:rsid w:val="00900A33"/>
    <w:rsid w:val="0090223B"/>
    <w:rsid w:val="00902910"/>
    <w:rsid w:val="00902E1A"/>
    <w:rsid w:val="009037B5"/>
    <w:rsid w:val="00903AC2"/>
    <w:rsid w:val="00903D9F"/>
    <w:rsid w:val="00904007"/>
    <w:rsid w:val="009040E3"/>
    <w:rsid w:val="0090440F"/>
    <w:rsid w:val="00905591"/>
    <w:rsid w:val="00905729"/>
    <w:rsid w:val="0090600C"/>
    <w:rsid w:val="00906221"/>
    <w:rsid w:val="0091080F"/>
    <w:rsid w:val="00910B8F"/>
    <w:rsid w:val="00911BFA"/>
    <w:rsid w:val="00911E6D"/>
    <w:rsid w:val="009131B1"/>
    <w:rsid w:val="00913522"/>
    <w:rsid w:val="00913572"/>
    <w:rsid w:val="0091513D"/>
    <w:rsid w:val="00915A43"/>
    <w:rsid w:val="00915D9E"/>
    <w:rsid w:val="00922089"/>
    <w:rsid w:val="009227A5"/>
    <w:rsid w:val="00923AF2"/>
    <w:rsid w:val="00924984"/>
    <w:rsid w:val="00925101"/>
    <w:rsid w:val="009258E3"/>
    <w:rsid w:val="00926DC1"/>
    <w:rsid w:val="00931AB3"/>
    <w:rsid w:val="0093232D"/>
    <w:rsid w:val="00932745"/>
    <w:rsid w:val="0093350A"/>
    <w:rsid w:val="009344A7"/>
    <w:rsid w:val="009366D8"/>
    <w:rsid w:val="00937064"/>
    <w:rsid w:val="009370AA"/>
    <w:rsid w:val="00937277"/>
    <w:rsid w:val="00937856"/>
    <w:rsid w:val="009434F5"/>
    <w:rsid w:val="009437C0"/>
    <w:rsid w:val="00947526"/>
    <w:rsid w:val="0095037B"/>
    <w:rsid w:val="00951D2E"/>
    <w:rsid w:val="00952C75"/>
    <w:rsid w:val="009563F3"/>
    <w:rsid w:val="00956AF7"/>
    <w:rsid w:val="00956CAE"/>
    <w:rsid w:val="009571AB"/>
    <w:rsid w:val="0096234F"/>
    <w:rsid w:val="00964728"/>
    <w:rsid w:val="00965589"/>
    <w:rsid w:val="00965915"/>
    <w:rsid w:val="00965DEA"/>
    <w:rsid w:val="00967560"/>
    <w:rsid w:val="00967D8A"/>
    <w:rsid w:val="0097358C"/>
    <w:rsid w:val="009739EE"/>
    <w:rsid w:val="00973DC1"/>
    <w:rsid w:val="0097449F"/>
    <w:rsid w:val="0097505D"/>
    <w:rsid w:val="009754DB"/>
    <w:rsid w:val="0097732B"/>
    <w:rsid w:val="00977995"/>
    <w:rsid w:val="009808ED"/>
    <w:rsid w:val="00982B6C"/>
    <w:rsid w:val="00983C09"/>
    <w:rsid w:val="00985CF5"/>
    <w:rsid w:val="00986FE9"/>
    <w:rsid w:val="00987DAA"/>
    <w:rsid w:val="00987F71"/>
    <w:rsid w:val="00990AEF"/>
    <w:rsid w:val="0099222B"/>
    <w:rsid w:val="00992E4B"/>
    <w:rsid w:val="00994224"/>
    <w:rsid w:val="00994808"/>
    <w:rsid w:val="00996924"/>
    <w:rsid w:val="009A09E6"/>
    <w:rsid w:val="009A2252"/>
    <w:rsid w:val="009A327A"/>
    <w:rsid w:val="009A37DA"/>
    <w:rsid w:val="009A3D17"/>
    <w:rsid w:val="009A405F"/>
    <w:rsid w:val="009A4901"/>
    <w:rsid w:val="009A521E"/>
    <w:rsid w:val="009A5235"/>
    <w:rsid w:val="009A6697"/>
    <w:rsid w:val="009B0355"/>
    <w:rsid w:val="009B12D9"/>
    <w:rsid w:val="009B54BC"/>
    <w:rsid w:val="009B55BA"/>
    <w:rsid w:val="009B5ACB"/>
    <w:rsid w:val="009B5F89"/>
    <w:rsid w:val="009B60C2"/>
    <w:rsid w:val="009B782E"/>
    <w:rsid w:val="009C2E1A"/>
    <w:rsid w:val="009C36A5"/>
    <w:rsid w:val="009C3D4C"/>
    <w:rsid w:val="009C47F9"/>
    <w:rsid w:val="009C4A06"/>
    <w:rsid w:val="009C4B25"/>
    <w:rsid w:val="009C4C40"/>
    <w:rsid w:val="009C51A2"/>
    <w:rsid w:val="009C676A"/>
    <w:rsid w:val="009C6F14"/>
    <w:rsid w:val="009C79D4"/>
    <w:rsid w:val="009D0074"/>
    <w:rsid w:val="009D0F3E"/>
    <w:rsid w:val="009D25EB"/>
    <w:rsid w:val="009D289C"/>
    <w:rsid w:val="009D3C8A"/>
    <w:rsid w:val="009D45CA"/>
    <w:rsid w:val="009D554B"/>
    <w:rsid w:val="009D7C14"/>
    <w:rsid w:val="009E0933"/>
    <w:rsid w:val="009E10DE"/>
    <w:rsid w:val="009E2362"/>
    <w:rsid w:val="009E36B4"/>
    <w:rsid w:val="009E436E"/>
    <w:rsid w:val="009E455B"/>
    <w:rsid w:val="009E4F97"/>
    <w:rsid w:val="009E5C7C"/>
    <w:rsid w:val="009E6034"/>
    <w:rsid w:val="009E6951"/>
    <w:rsid w:val="009E6E6D"/>
    <w:rsid w:val="009E75C1"/>
    <w:rsid w:val="009E783D"/>
    <w:rsid w:val="009E7E6E"/>
    <w:rsid w:val="009F031A"/>
    <w:rsid w:val="009F12FF"/>
    <w:rsid w:val="009F1640"/>
    <w:rsid w:val="009F3013"/>
    <w:rsid w:val="009F4FB9"/>
    <w:rsid w:val="009F616B"/>
    <w:rsid w:val="009F6374"/>
    <w:rsid w:val="009F67EF"/>
    <w:rsid w:val="00A0401F"/>
    <w:rsid w:val="00A0486E"/>
    <w:rsid w:val="00A05105"/>
    <w:rsid w:val="00A054D3"/>
    <w:rsid w:val="00A06622"/>
    <w:rsid w:val="00A066A9"/>
    <w:rsid w:val="00A0671C"/>
    <w:rsid w:val="00A0736D"/>
    <w:rsid w:val="00A109F9"/>
    <w:rsid w:val="00A10F9E"/>
    <w:rsid w:val="00A1114B"/>
    <w:rsid w:val="00A11B7F"/>
    <w:rsid w:val="00A11C98"/>
    <w:rsid w:val="00A126DB"/>
    <w:rsid w:val="00A128FD"/>
    <w:rsid w:val="00A12D70"/>
    <w:rsid w:val="00A13691"/>
    <w:rsid w:val="00A136AB"/>
    <w:rsid w:val="00A14EA1"/>
    <w:rsid w:val="00A152EC"/>
    <w:rsid w:val="00A1597E"/>
    <w:rsid w:val="00A16910"/>
    <w:rsid w:val="00A174C3"/>
    <w:rsid w:val="00A2015B"/>
    <w:rsid w:val="00A20B32"/>
    <w:rsid w:val="00A22ABF"/>
    <w:rsid w:val="00A2306B"/>
    <w:rsid w:val="00A23FB6"/>
    <w:rsid w:val="00A2437D"/>
    <w:rsid w:val="00A2701B"/>
    <w:rsid w:val="00A27995"/>
    <w:rsid w:val="00A32677"/>
    <w:rsid w:val="00A32D47"/>
    <w:rsid w:val="00A339C0"/>
    <w:rsid w:val="00A34179"/>
    <w:rsid w:val="00A342D2"/>
    <w:rsid w:val="00A401FF"/>
    <w:rsid w:val="00A40D67"/>
    <w:rsid w:val="00A41EBF"/>
    <w:rsid w:val="00A428B6"/>
    <w:rsid w:val="00A42B65"/>
    <w:rsid w:val="00A45047"/>
    <w:rsid w:val="00A467A5"/>
    <w:rsid w:val="00A50057"/>
    <w:rsid w:val="00A50253"/>
    <w:rsid w:val="00A50471"/>
    <w:rsid w:val="00A52499"/>
    <w:rsid w:val="00A54FAA"/>
    <w:rsid w:val="00A55302"/>
    <w:rsid w:val="00A568A4"/>
    <w:rsid w:val="00A56A75"/>
    <w:rsid w:val="00A56C88"/>
    <w:rsid w:val="00A5708C"/>
    <w:rsid w:val="00A5758A"/>
    <w:rsid w:val="00A60312"/>
    <w:rsid w:val="00A63F78"/>
    <w:rsid w:val="00A6582A"/>
    <w:rsid w:val="00A661B3"/>
    <w:rsid w:val="00A66599"/>
    <w:rsid w:val="00A70C57"/>
    <w:rsid w:val="00A728E0"/>
    <w:rsid w:val="00A74082"/>
    <w:rsid w:val="00A74728"/>
    <w:rsid w:val="00A74EB8"/>
    <w:rsid w:val="00A80BE1"/>
    <w:rsid w:val="00A80D4D"/>
    <w:rsid w:val="00A80FAA"/>
    <w:rsid w:val="00A8131A"/>
    <w:rsid w:val="00A82473"/>
    <w:rsid w:val="00A824D0"/>
    <w:rsid w:val="00A824E4"/>
    <w:rsid w:val="00A8250C"/>
    <w:rsid w:val="00A826F7"/>
    <w:rsid w:val="00A82DD5"/>
    <w:rsid w:val="00A84993"/>
    <w:rsid w:val="00A8542F"/>
    <w:rsid w:val="00A85767"/>
    <w:rsid w:val="00A85F3C"/>
    <w:rsid w:val="00A86941"/>
    <w:rsid w:val="00A877CC"/>
    <w:rsid w:val="00A90AE2"/>
    <w:rsid w:val="00A923F8"/>
    <w:rsid w:val="00A92DA3"/>
    <w:rsid w:val="00A9556E"/>
    <w:rsid w:val="00A95B71"/>
    <w:rsid w:val="00A96F58"/>
    <w:rsid w:val="00AA0CFA"/>
    <w:rsid w:val="00AA2CD4"/>
    <w:rsid w:val="00AA39DE"/>
    <w:rsid w:val="00AA681D"/>
    <w:rsid w:val="00AB0C4B"/>
    <w:rsid w:val="00AB2D17"/>
    <w:rsid w:val="00AB3556"/>
    <w:rsid w:val="00AB5724"/>
    <w:rsid w:val="00AB764C"/>
    <w:rsid w:val="00AC181A"/>
    <w:rsid w:val="00AC2674"/>
    <w:rsid w:val="00AC500D"/>
    <w:rsid w:val="00AC5A1B"/>
    <w:rsid w:val="00AD06F0"/>
    <w:rsid w:val="00AD08DC"/>
    <w:rsid w:val="00AD14B6"/>
    <w:rsid w:val="00AD1969"/>
    <w:rsid w:val="00AD2174"/>
    <w:rsid w:val="00AD45D6"/>
    <w:rsid w:val="00AD46B8"/>
    <w:rsid w:val="00AD4F08"/>
    <w:rsid w:val="00AD554A"/>
    <w:rsid w:val="00AD586F"/>
    <w:rsid w:val="00AD61DC"/>
    <w:rsid w:val="00AE1CAA"/>
    <w:rsid w:val="00AE3E5E"/>
    <w:rsid w:val="00AE46C4"/>
    <w:rsid w:val="00AE4D4B"/>
    <w:rsid w:val="00AE5BDC"/>
    <w:rsid w:val="00AE5FC7"/>
    <w:rsid w:val="00AE6FAD"/>
    <w:rsid w:val="00AF0C12"/>
    <w:rsid w:val="00AF187F"/>
    <w:rsid w:val="00AF1D55"/>
    <w:rsid w:val="00AF4058"/>
    <w:rsid w:val="00AF52C1"/>
    <w:rsid w:val="00AF56D8"/>
    <w:rsid w:val="00AF7278"/>
    <w:rsid w:val="00AF7454"/>
    <w:rsid w:val="00B010D2"/>
    <w:rsid w:val="00B017BD"/>
    <w:rsid w:val="00B01D15"/>
    <w:rsid w:val="00B02E5A"/>
    <w:rsid w:val="00B0457A"/>
    <w:rsid w:val="00B05365"/>
    <w:rsid w:val="00B06471"/>
    <w:rsid w:val="00B07505"/>
    <w:rsid w:val="00B135CF"/>
    <w:rsid w:val="00B139F0"/>
    <w:rsid w:val="00B155F8"/>
    <w:rsid w:val="00B15F6A"/>
    <w:rsid w:val="00B168D4"/>
    <w:rsid w:val="00B16983"/>
    <w:rsid w:val="00B17EA5"/>
    <w:rsid w:val="00B17F93"/>
    <w:rsid w:val="00B22B88"/>
    <w:rsid w:val="00B23655"/>
    <w:rsid w:val="00B23955"/>
    <w:rsid w:val="00B24014"/>
    <w:rsid w:val="00B2423B"/>
    <w:rsid w:val="00B24EE5"/>
    <w:rsid w:val="00B25018"/>
    <w:rsid w:val="00B25DD1"/>
    <w:rsid w:val="00B25E96"/>
    <w:rsid w:val="00B304FA"/>
    <w:rsid w:val="00B30DE2"/>
    <w:rsid w:val="00B312EA"/>
    <w:rsid w:val="00B32065"/>
    <w:rsid w:val="00B33CCB"/>
    <w:rsid w:val="00B34036"/>
    <w:rsid w:val="00B37FA0"/>
    <w:rsid w:val="00B417CF"/>
    <w:rsid w:val="00B41D50"/>
    <w:rsid w:val="00B43147"/>
    <w:rsid w:val="00B43334"/>
    <w:rsid w:val="00B44B10"/>
    <w:rsid w:val="00B45A5A"/>
    <w:rsid w:val="00B47775"/>
    <w:rsid w:val="00B51C97"/>
    <w:rsid w:val="00B52F1B"/>
    <w:rsid w:val="00B551AF"/>
    <w:rsid w:val="00B55B28"/>
    <w:rsid w:val="00B562B0"/>
    <w:rsid w:val="00B56C06"/>
    <w:rsid w:val="00B5732A"/>
    <w:rsid w:val="00B576FE"/>
    <w:rsid w:val="00B610AE"/>
    <w:rsid w:val="00B6110D"/>
    <w:rsid w:val="00B641A7"/>
    <w:rsid w:val="00B64598"/>
    <w:rsid w:val="00B651B3"/>
    <w:rsid w:val="00B65BBD"/>
    <w:rsid w:val="00B6626C"/>
    <w:rsid w:val="00B67129"/>
    <w:rsid w:val="00B71343"/>
    <w:rsid w:val="00B713D4"/>
    <w:rsid w:val="00B720B2"/>
    <w:rsid w:val="00B73F1C"/>
    <w:rsid w:val="00B76F10"/>
    <w:rsid w:val="00B77E51"/>
    <w:rsid w:val="00B809C3"/>
    <w:rsid w:val="00B80EB5"/>
    <w:rsid w:val="00B835E3"/>
    <w:rsid w:val="00B83973"/>
    <w:rsid w:val="00B8563F"/>
    <w:rsid w:val="00B85BB6"/>
    <w:rsid w:val="00B90660"/>
    <w:rsid w:val="00B9070B"/>
    <w:rsid w:val="00B92E0A"/>
    <w:rsid w:val="00B93B3C"/>
    <w:rsid w:val="00B95055"/>
    <w:rsid w:val="00B953A2"/>
    <w:rsid w:val="00B95E46"/>
    <w:rsid w:val="00B964F0"/>
    <w:rsid w:val="00BA43E9"/>
    <w:rsid w:val="00BA48BE"/>
    <w:rsid w:val="00BA5100"/>
    <w:rsid w:val="00BA6482"/>
    <w:rsid w:val="00BB1981"/>
    <w:rsid w:val="00BB341F"/>
    <w:rsid w:val="00BB3761"/>
    <w:rsid w:val="00BB4030"/>
    <w:rsid w:val="00BB4552"/>
    <w:rsid w:val="00BB4810"/>
    <w:rsid w:val="00BB6CE1"/>
    <w:rsid w:val="00BB6ED3"/>
    <w:rsid w:val="00BB7062"/>
    <w:rsid w:val="00BB7736"/>
    <w:rsid w:val="00BC0954"/>
    <w:rsid w:val="00BC1EDA"/>
    <w:rsid w:val="00BC2532"/>
    <w:rsid w:val="00BC330A"/>
    <w:rsid w:val="00BC3CCC"/>
    <w:rsid w:val="00BC445B"/>
    <w:rsid w:val="00BC7C81"/>
    <w:rsid w:val="00BD04C6"/>
    <w:rsid w:val="00BD07DD"/>
    <w:rsid w:val="00BD21BB"/>
    <w:rsid w:val="00BD2CED"/>
    <w:rsid w:val="00BD3B3E"/>
    <w:rsid w:val="00BD3C9A"/>
    <w:rsid w:val="00BD4104"/>
    <w:rsid w:val="00BD4EA6"/>
    <w:rsid w:val="00BD51CD"/>
    <w:rsid w:val="00BD5B97"/>
    <w:rsid w:val="00BD606F"/>
    <w:rsid w:val="00BD6656"/>
    <w:rsid w:val="00BD71CB"/>
    <w:rsid w:val="00BD78C9"/>
    <w:rsid w:val="00BE06D0"/>
    <w:rsid w:val="00BE1179"/>
    <w:rsid w:val="00BE2965"/>
    <w:rsid w:val="00BE2A13"/>
    <w:rsid w:val="00BE2A99"/>
    <w:rsid w:val="00BE2E6E"/>
    <w:rsid w:val="00BE461A"/>
    <w:rsid w:val="00BE514F"/>
    <w:rsid w:val="00BE5793"/>
    <w:rsid w:val="00BE73EC"/>
    <w:rsid w:val="00BF0AB7"/>
    <w:rsid w:val="00BF1356"/>
    <w:rsid w:val="00BF3623"/>
    <w:rsid w:val="00BF3C67"/>
    <w:rsid w:val="00BF3D0E"/>
    <w:rsid w:val="00BF61BB"/>
    <w:rsid w:val="00BF7894"/>
    <w:rsid w:val="00C009AB"/>
    <w:rsid w:val="00C00C95"/>
    <w:rsid w:val="00C017B0"/>
    <w:rsid w:val="00C028F0"/>
    <w:rsid w:val="00C05F6E"/>
    <w:rsid w:val="00C06309"/>
    <w:rsid w:val="00C06FC2"/>
    <w:rsid w:val="00C074F7"/>
    <w:rsid w:val="00C07B04"/>
    <w:rsid w:val="00C10044"/>
    <w:rsid w:val="00C10951"/>
    <w:rsid w:val="00C1194C"/>
    <w:rsid w:val="00C13490"/>
    <w:rsid w:val="00C1402E"/>
    <w:rsid w:val="00C17536"/>
    <w:rsid w:val="00C20D3E"/>
    <w:rsid w:val="00C20DCB"/>
    <w:rsid w:val="00C20E39"/>
    <w:rsid w:val="00C21172"/>
    <w:rsid w:val="00C223DD"/>
    <w:rsid w:val="00C2256B"/>
    <w:rsid w:val="00C24368"/>
    <w:rsid w:val="00C24718"/>
    <w:rsid w:val="00C2652E"/>
    <w:rsid w:val="00C274D6"/>
    <w:rsid w:val="00C277B0"/>
    <w:rsid w:val="00C33169"/>
    <w:rsid w:val="00C338B0"/>
    <w:rsid w:val="00C34068"/>
    <w:rsid w:val="00C34482"/>
    <w:rsid w:val="00C34703"/>
    <w:rsid w:val="00C34E51"/>
    <w:rsid w:val="00C35E90"/>
    <w:rsid w:val="00C37180"/>
    <w:rsid w:val="00C440A9"/>
    <w:rsid w:val="00C453A6"/>
    <w:rsid w:val="00C4563E"/>
    <w:rsid w:val="00C47EC4"/>
    <w:rsid w:val="00C50340"/>
    <w:rsid w:val="00C506B0"/>
    <w:rsid w:val="00C53503"/>
    <w:rsid w:val="00C54B31"/>
    <w:rsid w:val="00C54B65"/>
    <w:rsid w:val="00C54FE1"/>
    <w:rsid w:val="00C55F43"/>
    <w:rsid w:val="00C569CF"/>
    <w:rsid w:val="00C571CD"/>
    <w:rsid w:val="00C57225"/>
    <w:rsid w:val="00C57DED"/>
    <w:rsid w:val="00C640E2"/>
    <w:rsid w:val="00C649D3"/>
    <w:rsid w:val="00C65FF3"/>
    <w:rsid w:val="00C6615D"/>
    <w:rsid w:val="00C667DC"/>
    <w:rsid w:val="00C66864"/>
    <w:rsid w:val="00C66DAF"/>
    <w:rsid w:val="00C672F8"/>
    <w:rsid w:val="00C70879"/>
    <w:rsid w:val="00C710A5"/>
    <w:rsid w:val="00C713C2"/>
    <w:rsid w:val="00C722FA"/>
    <w:rsid w:val="00C73265"/>
    <w:rsid w:val="00C74AD8"/>
    <w:rsid w:val="00C758F2"/>
    <w:rsid w:val="00C760F0"/>
    <w:rsid w:val="00C80352"/>
    <w:rsid w:val="00C80B59"/>
    <w:rsid w:val="00C81B9C"/>
    <w:rsid w:val="00C837C1"/>
    <w:rsid w:val="00C84436"/>
    <w:rsid w:val="00C85407"/>
    <w:rsid w:val="00C8542A"/>
    <w:rsid w:val="00C8608D"/>
    <w:rsid w:val="00C8608F"/>
    <w:rsid w:val="00C9076A"/>
    <w:rsid w:val="00C92821"/>
    <w:rsid w:val="00C934B9"/>
    <w:rsid w:val="00C93E81"/>
    <w:rsid w:val="00C947F0"/>
    <w:rsid w:val="00C95111"/>
    <w:rsid w:val="00C95723"/>
    <w:rsid w:val="00C9655D"/>
    <w:rsid w:val="00C965E3"/>
    <w:rsid w:val="00C9698B"/>
    <w:rsid w:val="00C96E2E"/>
    <w:rsid w:val="00C9702A"/>
    <w:rsid w:val="00CA1BAE"/>
    <w:rsid w:val="00CA2017"/>
    <w:rsid w:val="00CA3B95"/>
    <w:rsid w:val="00CA4520"/>
    <w:rsid w:val="00CA5707"/>
    <w:rsid w:val="00CA7668"/>
    <w:rsid w:val="00CA778E"/>
    <w:rsid w:val="00CB02FC"/>
    <w:rsid w:val="00CB0F2F"/>
    <w:rsid w:val="00CB1477"/>
    <w:rsid w:val="00CB4B08"/>
    <w:rsid w:val="00CB5209"/>
    <w:rsid w:val="00CB52B5"/>
    <w:rsid w:val="00CB611E"/>
    <w:rsid w:val="00CC081C"/>
    <w:rsid w:val="00CC1CD6"/>
    <w:rsid w:val="00CC2CFE"/>
    <w:rsid w:val="00CC2D85"/>
    <w:rsid w:val="00CC50E4"/>
    <w:rsid w:val="00CC5CF5"/>
    <w:rsid w:val="00CD0485"/>
    <w:rsid w:val="00CD2914"/>
    <w:rsid w:val="00CD33D0"/>
    <w:rsid w:val="00CD3AAE"/>
    <w:rsid w:val="00CD416D"/>
    <w:rsid w:val="00CD4251"/>
    <w:rsid w:val="00CD5EDF"/>
    <w:rsid w:val="00CD7178"/>
    <w:rsid w:val="00CD7B65"/>
    <w:rsid w:val="00CE1907"/>
    <w:rsid w:val="00CE2D5C"/>
    <w:rsid w:val="00CE3F13"/>
    <w:rsid w:val="00CE4C8F"/>
    <w:rsid w:val="00CE4F1A"/>
    <w:rsid w:val="00CE59A7"/>
    <w:rsid w:val="00CE5D5F"/>
    <w:rsid w:val="00CE618A"/>
    <w:rsid w:val="00CE71B7"/>
    <w:rsid w:val="00CE78BA"/>
    <w:rsid w:val="00CF0177"/>
    <w:rsid w:val="00CF24F1"/>
    <w:rsid w:val="00CF5576"/>
    <w:rsid w:val="00CF64BD"/>
    <w:rsid w:val="00CF66DF"/>
    <w:rsid w:val="00CF7674"/>
    <w:rsid w:val="00D00FBA"/>
    <w:rsid w:val="00D0105D"/>
    <w:rsid w:val="00D01124"/>
    <w:rsid w:val="00D01797"/>
    <w:rsid w:val="00D02C9B"/>
    <w:rsid w:val="00D03E92"/>
    <w:rsid w:val="00D058BD"/>
    <w:rsid w:val="00D05A2B"/>
    <w:rsid w:val="00D0608A"/>
    <w:rsid w:val="00D065C4"/>
    <w:rsid w:val="00D101D6"/>
    <w:rsid w:val="00D102AA"/>
    <w:rsid w:val="00D10F47"/>
    <w:rsid w:val="00D11A37"/>
    <w:rsid w:val="00D11B04"/>
    <w:rsid w:val="00D12650"/>
    <w:rsid w:val="00D12AA1"/>
    <w:rsid w:val="00D12E13"/>
    <w:rsid w:val="00D14378"/>
    <w:rsid w:val="00D1673A"/>
    <w:rsid w:val="00D1677B"/>
    <w:rsid w:val="00D16F90"/>
    <w:rsid w:val="00D17E1E"/>
    <w:rsid w:val="00D209E8"/>
    <w:rsid w:val="00D24657"/>
    <w:rsid w:val="00D24DB5"/>
    <w:rsid w:val="00D271CE"/>
    <w:rsid w:val="00D27DE0"/>
    <w:rsid w:val="00D3280C"/>
    <w:rsid w:val="00D32D14"/>
    <w:rsid w:val="00D331E7"/>
    <w:rsid w:val="00D33A3E"/>
    <w:rsid w:val="00D33CA2"/>
    <w:rsid w:val="00D3405A"/>
    <w:rsid w:val="00D349EB"/>
    <w:rsid w:val="00D35655"/>
    <w:rsid w:val="00D35D1D"/>
    <w:rsid w:val="00D40A45"/>
    <w:rsid w:val="00D40AE8"/>
    <w:rsid w:val="00D4170B"/>
    <w:rsid w:val="00D41E62"/>
    <w:rsid w:val="00D45636"/>
    <w:rsid w:val="00D4572E"/>
    <w:rsid w:val="00D45FE0"/>
    <w:rsid w:val="00D4728F"/>
    <w:rsid w:val="00D47A02"/>
    <w:rsid w:val="00D543A2"/>
    <w:rsid w:val="00D54EA6"/>
    <w:rsid w:val="00D56105"/>
    <w:rsid w:val="00D562DF"/>
    <w:rsid w:val="00D56DB5"/>
    <w:rsid w:val="00D57D89"/>
    <w:rsid w:val="00D60325"/>
    <w:rsid w:val="00D606FC"/>
    <w:rsid w:val="00D613D2"/>
    <w:rsid w:val="00D615A8"/>
    <w:rsid w:val="00D617FF"/>
    <w:rsid w:val="00D62C02"/>
    <w:rsid w:val="00D64720"/>
    <w:rsid w:val="00D66BE8"/>
    <w:rsid w:val="00D71184"/>
    <w:rsid w:val="00D711CF"/>
    <w:rsid w:val="00D73802"/>
    <w:rsid w:val="00D742BD"/>
    <w:rsid w:val="00D75775"/>
    <w:rsid w:val="00D75DF5"/>
    <w:rsid w:val="00D80341"/>
    <w:rsid w:val="00D80E63"/>
    <w:rsid w:val="00D8342E"/>
    <w:rsid w:val="00D842BD"/>
    <w:rsid w:val="00D851C5"/>
    <w:rsid w:val="00D85724"/>
    <w:rsid w:val="00D86318"/>
    <w:rsid w:val="00D869BB"/>
    <w:rsid w:val="00D86BFB"/>
    <w:rsid w:val="00D87F3C"/>
    <w:rsid w:val="00D91356"/>
    <w:rsid w:val="00D91736"/>
    <w:rsid w:val="00D9538E"/>
    <w:rsid w:val="00D958AC"/>
    <w:rsid w:val="00D95A36"/>
    <w:rsid w:val="00D95BF6"/>
    <w:rsid w:val="00D96319"/>
    <w:rsid w:val="00D979B0"/>
    <w:rsid w:val="00DA233E"/>
    <w:rsid w:val="00DA2B26"/>
    <w:rsid w:val="00DA2E1F"/>
    <w:rsid w:val="00DA3068"/>
    <w:rsid w:val="00DA62E9"/>
    <w:rsid w:val="00DA7E93"/>
    <w:rsid w:val="00DB0668"/>
    <w:rsid w:val="00DB1016"/>
    <w:rsid w:val="00DB11B6"/>
    <w:rsid w:val="00DB15E3"/>
    <w:rsid w:val="00DB1705"/>
    <w:rsid w:val="00DB2829"/>
    <w:rsid w:val="00DB4063"/>
    <w:rsid w:val="00DB6282"/>
    <w:rsid w:val="00DB738D"/>
    <w:rsid w:val="00DB7777"/>
    <w:rsid w:val="00DC116E"/>
    <w:rsid w:val="00DC1E0C"/>
    <w:rsid w:val="00DC3A73"/>
    <w:rsid w:val="00DC4BB1"/>
    <w:rsid w:val="00DC5217"/>
    <w:rsid w:val="00DC7D5F"/>
    <w:rsid w:val="00DD2841"/>
    <w:rsid w:val="00DD4764"/>
    <w:rsid w:val="00DD5568"/>
    <w:rsid w:val="00DD5C08"/>
    <w:rsid w:val="00DD5E76"/>
    <w:rsid w:val="00DD690D"/>
    <w:rsid w:val="00DD6D3C"/>
    <w:rsid w:val="00DD73B8"/>
    <w:rsid w:val="00DE0215"/>
    <w:rsid w:val="00DE0CF4"/>
    <w:rsid w:val="00DE0D46"/>
    <w:rsid w:val="00DE230B"/>
    <w:rsid w:val="00DE298D"/>
    <w:rsid w:val="00DE720E"/>
    <w:rsid w:val="00DE7C28"/>
    <w:rsid w:val="00DF2158"/>
    <w:rsid w:val="00DF25DB"/>
    <w:rsid w:val="00DF34C0"/>
    <w:rsid w:val="00DF3599"/>
    <w:rsid w:val="00DF46BB"/>
    <w:rsid w:val="00DF47B9"/>
    <w:rsid w:val="00DF5CFC"/>
    <w:rsid w:val="00DF72B8"/>
    <w:rsid w:val="00DF7B1C"/>
    <w:rsid w:val="00DF7D3D"/>
    <w:rsid w:val="00DF7F52"/>
    <w:rsid w:val="00E01842"/>
    <w:rsid w:val="00E0189D"/>
    <w:rsid w:val="00E02C68"/>
    <w:rsid w:val="00E03C11"/>
    <w:rsid w:val="00E03E3D"/>
    <w:rsid w:val="00E04B50"/>
    <w:rsid w:val="00E05EDB"/>
    <w:rsid w:val="00E06D6B"/>
    <w:rsid w:val="00E06DD8"/>
    <w:rsid w:val="00E07470"/>
    <w:rsid w:val="00E10A47"/>
    <w:rsid w:val="00E10A4F"/>
    <w:rsid w:val="00E126E3"/>
    <w:rsid w:val="00E12D60"/>
    <w:rsid w:val="00E14588"/>
    <w:rsid w:val="00E148D8"/>
    <w:rsid w:val="00E14D00"/>
    <w:rsid w:val="00E150A8"/>
    <w:rsid w:val="00E157BA"/>
    <w:rsid w:val="00E161FD"/>
    <w:rsid w:val="00E167CC"/>
    <w:rsid w:val="00E17261"/>
    <w:rsid w:val="00E21E03"/>
    <w:rsid w:val="00E234EC"/>
    <w:rsid w:val="00E237A8"/>
    <w:rsid w:val="00E23B05"/>
    <w:rsid w:val="00E24178"/>
    <w:rsid w:val="00E245A1"/>
    <w:rsid w:val="00E25E14"/>
    <w:rsid w:val="00E262E5"/>
    <w:rsid w:val="00E263FD"/>
    <w:rsid w:val="00E27BCC"/>
    <w:rsid w:val="00E3043D"/>
    <w:rsid w:val="00E31896"/>
    <w:rsid w:val="00E31CAB"/>
    <w:rsid w:val="00E31F4A"/>
    <w:rsid w:val="00E320DE"/>
    <w:rsid w:val="00E3670D"/>
    <w:rsid w:val="00E40A12"/>
    <w:rsid w:val="00E43623"/>
    <w:rsid w:val="00E43D9E"/>
    <w:rsid w:val="00E44DBB"/>
    <w:rsid w:val="00E45354"/>
    <w:rsid w:val="00E4612B"/>
    <w:rsid w:val="00E46AE6"/>
    <w:rsid w:val="00E4710D"/>
    <w:rsid w:val="00E5108D"/>
    <w:rsid w:val="00E52610"/>
    <w:rsid w:val="00E548A7"/>
    <w:rsid w:val="00E55031"/>
    <w:rsid w:val="00E55360"/>
    <w:rsid w:val="00E55FF1"/>
    <w:rsid w:val="00E56224"/>
    <w:rsid w:val="00E56CF0"/>
    <w:rsid w:val="00E56E5D"/>
    <w:rsid w:val="00E579BE"/>
    <w:rsid w:val="00E57BFC"/>
    <w:rsid w:val="00E60433"/>
    <w:rsid w:val="00E624A9"/>
    <w:rsid w:val="00E62B2C"/>
    <w:rsid w:val="00E62BEF"/>
    <w:rsid w:val="00E62E14"/>
    <w:rsid w:val="00E655F8"/>
    <w:rsid w:val="00E65C8D"/>
    <w:rsid w:val="00E66BD6"/>
    <w:rsid w:val="00E675F6"/>
    <w:rsid w:val="00E70639"/>
    <w:rsid w:val="00E70659"/>
    <w:rsid w:val="00E72173"/>
    <w:rsid w:val="00E72536"/>
    <w:rsid w:val="00E726E0"/>
    <w:rsid w:val="00E727E5"/>
    <w:rsid w:val="00E72FBE"/>
    <w:rsid w:val="00E73241"/>
    <w:rsid w:val="00E73885"/>
    <w:rsid w:val="00E7429D"/>
    <w:rsid w:val="00E74DCD"/>
    <w:rsid w:val="00E760D0"/>
    <w:rsid w:val="00E76560"/>
    <w:rsid w:val="00E768E7"/>
    <w:rsid w:val="00E805CA"/>
    <w:rsid w:val="00E8125C"/>
    <w:rsid w:val="00E83B3F"/>
    <w:rsid w:val="00E83FFF"/>
    <w:rsid w:val="00E8499D"/>
    <w:rsid w:val="00E84A44"/>
    <w:rsid w:val="00E84D11"/>
    <w:rsid w:val="00E85016"/>
    <w:rsid w:val="00E8556C"/>
    <w:rsid w:val="00E858B9"/>
    <w:rsid w:val="00E85D0B"/>
    <w:rsid w:val="00E85F45"/>
    <w:rsid w:val="00E86603"/>
    <w:rsid w:val="00E86A68"/>
    <w:rsid w:val="00E8776B"/>
    <w:rsid w:val="00E905CD"/>
    <w:rsid w:val="00E913EF"/>
    <w:rsid w:val="00E91964"/>
    <w:rsid w:val="00E93547"/>
    <w:rsid w:val="00E939E0"/>
    <w:rsid w:val="00E93F03"/>
    <w:rsid w:val="00E94CED"/>
    <w:rsid w:val="00E95088"/>
    <w:rsid w:val="00E9582E"/>
    <w:rsid w:val="00E95E65"/>
    <w:rsid w:val="00E97729"/>
    <w:rsid w:val="00EA145B"/>
    <w:rsid w:val="00EA192E"/>
    <w:rsid w:val="00EA204F"/>
    <w:rsid w:val="00EA2EBA"/>
    <w:rsid w:val="00EA30F2"/>
    <w:rsid w:val="00EA6E2D"/>
    <w:rsid w:val="00EA7727"/>
    <w:rsid w:val="00EB09F7"/>
    <w:rsid w:val="00EB14EF"/>
    <w:rsid w:val="00EB3086"/>
    <w:rsid w:val="00EB31DF"/>
    <w:rsid w:val="00EB3BCC"/>
    <w:rsid w:val="00EB60FA"/>
    <w:rsid w:val="00EB656B"/>
    <w:rsid w:val="00EB6A99"/>
    <w:rsid w:val="00EB7304"/>
    <w:rsid w:val="00EB7EF8"/>
    <w:rsid w:val="00EC0477"/>
    <w:rsid w:val="00EC36B1"/>
    <w:rsid w:val="00EC3FB7"/>
    <w:rsid w:val="00EC469E"/>
    <w:rsid w:val="00EC6DA9"/>
    <w:rsid w:val="00EC7B60"/>
    <w:rsid w:val="00ED0540"/>
    <w:rsid w:val="00ED1A4C"/>
    <w:rsid w:val="00ED4708"/>
    <w:rsid w:val="00ED47A8"/>
    <w:rsid w:val="00ED604D"/>
    <w:rsid w:val="00ED7AF1"/>
    <w:rsid w:val="00ED7D87"/>
    <w:rsid w:val="00EE111A"/>
    <w:rsid w:val="00EE3250"/>
    <w:rsid w:val="00EE3FC9"/>
    <w:rsid w:val="00EE56D1"/>
    <w:rsid w:val="00EE598E"/>
    <w:rsid w:val="00EE59CF"/>
    <w:rsid w:val="00EE61A6"/>
    <w:rsid w:val="00EE7242"/>
    <w:rsid w:val="00EE7B17"/>
    <w:rsid w:val="00EF0E32"/>
    <w:rsid w:val="00EF204A"/>
    <w:rsid w:val="00EF20F7"/>
    <w:rsid w:val="00EF21AF"/>
    <w:rsid w:val="00EF40B7"/>
    <w:rsid w:val="00EF5142"/>
    <w:rsid w:val="00EF66BB"/>
    <w:rsid w:val="00EF7B27"/>
    <w:rsid w:val="00F01270"/>
    <w:rsid w:val="00F0181A"/>
    <w:rsid w:val="00F029F1"/>
    <w:rsid w:val="00F03ED1"/>
    <w:rsid w:val="00F040EA"/>
    <w:rsid w:val="00F04DEA"/>
    <w:rsid w:val="00F06980"/>
    <w:rsid w:val="00F06BBB"/>
    <w:rsid w:val="00F11660"/>
    <w:rsid w:val="00F1249A"/>
    <w:rsid w:val="00F12A79"/>
    <w:rsid w:val="00F12FC9"/>
    <w:rsid w:val="00F15375"/>
    <w:rsid w:val="00F15CB2"/>
    <w:rsid w:val="00F15F2B"/>
    <w:rsid w:val="00F161F2"/>
    <w:rsid w:val="00F166BD"/>
    <w:rsid w:val="00F21128"/>
    <w:rsid w:val="00F211BD"/>
    <w:rsid w:val="00F23418"/>
    <w:rsid w:val="00F23A4A"/>
    <w:rsid w:val="00F23E22"/>
    <w:rsid w:val="00F265C8"/>
    <w:rsid w:val="00F2711D"/>
    <w:rsid w:val="00F30C02"/>
    <w:rsid w:val="00F314D2"/>
    <w:rsid w:val="00F32B7B"/>
    <w:rsid w:val="00F34562"/>
    <w:rsid w:val="00F348BB"/>
    <w:rsid w:val="00F34DBA"/>
    <w:rsid w:val="00F34E51"/>
    <w:rsid w:val="00F354F5"/>
    <w:rsid w:val="00F356E4"/>
    <w:rsid w:val="00F37B1E"/>
    <w:rsid w:val="00F4147D"/>
    <w:rsid w:val="00F43ED8"/>
    <w:rsid w:val="00F4405B"/>
    <w:rsid w:val="00F47638"/>
    <w:rsid w:val="00F5081C"/>
    <w:rsid w:val="00F51702"/>
    <w:rsid w:val="00F51BC0"/>
    <w:rsid w:val="00F54497"/>
    <w:rsid w:val="00F544A5"/>
    <w:rsid w:val="00F55C34"/>
    <w:rsid w:val="00F565AC"/>
    <w:rsid w:val="00F56892"/>
    <w:rsid w:val="00F56FDE"/>
    <w:rsid w:val="00F60505"/>
    <w:rsid w:val="00F6050D"/>
    <w:rsid w:val="00F612D9"/>
    <w:rsid w:val="00F62106"/>
    <w:rsid w:val="00F62BD5"/>
    <w:rsid w:val="00F663B1"/>
    <w:rsid w:val="00F66C1B"/>
    <w:rsid w:val="00F67CD7"/>
    <w:rsid w:val="00F7258E"/>
    <w:rsid w:val="00F72C4A"/>
    <w:rsid w:val="00F72ECD"/>
    <w:rsid w:val="00F738A8"/>
    <w:rsid w:val="00F74618"/>
    <w:rsid w:val="00F75B37"/>
    <w:rsid w:val="00F75BA4"/>
    <w:rsid w:val="00F77915"/>
    <w:rsid w:val="00F77E17"/>
    <w:rsid w:val="00F80E94"/>
    <w:rsid w:val="00F829DE"/>
    <w:rsid w:val="00F83694"/>
    <w:rsid w:val="00F83E27"/>
    <w:rsid w:val="00F85334"/>
    <w:rsid w:val="00F854E6"/>
    <w:rsid w:val="00F87835"/>
    <w:rsid w:val="00F87A0D"/>
    <w:rsid w:val="00F90B4E"/>
    <w:rsid w:val="00F90DB7"/>
    <w:rsid w:val="00F92FDF"/>
    <w:rsid w:val="00F9484B"/>
    <w:rsid w:val="00FA13C1"/>
    <w:rsid w:val="00FA21C3"/>
    <w:rsid w:val="00FA2E88"/>
    <w:rsid w:val="00FA37F5"/>
    <w:rsid w:val="00FA71F5"/>
    <w:rsid w:val="00FB0F0F"/>
    <w:rsid w:val="00FB2199"/>
    <w:rsid w:val="00FB2EBE"/>
    <w:rsid w:val="00FB4255"/>
    <w:rsid w:val="00FB4859"/>
    <w:rsid w:val="00FB679D"/>
    <w:rsid w:val="00FB67DF"/>
    <w:rsid w:val="00FB69DA"/>
    <w:rsid w:val="00FB69F8"/>
    <w:rsid w:val="00FB7144"/>
    <w:rsid w:val="00FB7A1D"/>
    <w:rsid w:val="00FB7AB4"/>
    <w:rsid w:val="00FC1C06"/>
    <w:rsid w:val="00FC1D9E"/>
    <w:rsid w:val="00FC2297"/>
    <w:rsid w:val="00FC2FC6"/>
    <w:rsid w:val="00FC34A8"/>
    <w:rsid w:val="00FC3F74"/>
    <w:rsid w:val="00FC465D"/>
    <w:rsid w:val="00FC6581"/>
    <w:rsid w:val="00FC6BF0"/>
    <w:rsid w:val="00FC73E7"/>
    <w:rsid w:val="00FC7738"/>
    <w:rsid w:val="00FD038B"/>
    <w:rsid w:val="00FD0F12"/>
    <w:rsid w:val="00FD18AD"/>
    <w:rsid w:val="00FD1B30"/>
    <w:rsid w:val="00FD24E3"/>
    <w:rsid w:val="00FD3FC0"/>
    <w:rsid w:val="00FE0189"/>
    <w:rsid w:val="00FE021A"/>
    <w:rsid w:val="00FE0C09"/>
    <w:rsid w:val="00FE1EBB"/>
    <w:rsid w:val="00FE2F97"/>
    <w:rsid w:val="00FE3011"/>
    <w:rsid w:val="00FE4518"/>
    <w:rsid w:val="00FE4D1E"/>
    <w:rsid w:val="00FE4FA7"/>
    <w:rsid w:val="00FE53BF"/>
    <w:rsid w:val="00FE63E0"/>
    <w:rsid w:val="00FE6789"/>
    <w:rsid w:val="00FF0023"/>
    <w:rsid w:val="00FF0987"/>
    <w:rsid w:val="00FF1B86"/>
    <w:rsid w:val="00FF21D7"/>
    <w:rsid w:val="00FF389B"/>
    <w:rsid w:val="00FF5A4E"/>
    <w:rsid w:val="00FF5C2B"/>
    <w:rsid w:val="00FF6BA3"/>
    <w:rsid w:val="00FF78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F8E7431"/>
  <w15:docId w15:val="{96757C56-0C1E-4B29-81E8-C256075A0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23E22"/>
    <w:pPr>
      <w:spacing w:line="360" w:lineRule="auto"/>
      <w:ind w:firstLine="720"/>
      <w:jc w:val="both"/>
      <w:pPrChange w:id="0" w:author="Linh Huynh" w:date="2022-11-17T13:22:00Z">
        <w:pPr/>
      </w:pPrChange>
    </w:pPr>
    <w:rPr>
      <w:sz w:val="26"/>
      <w:szCs w:val="24"/>
      <w:rPrChange w:id="0" w:author="Linh Huynh" w:date="2022-11-17T13:22:00Z">
        <w:rPr>
          <w:sz w:val="26"/>
          <w:szCs w:val="24"/>
          <w:lang w:val="en-US" w:eastAsia="en-US" w:bidi="ar-SA"/>
        </w:rPr>
      </w:rPrChange>
    </w:rPr>
  </w:style>
  <w:style w:type="paragraph" w:styleId="Heading1">
    <w:name w:val="heading 1"/>
    <w:basedOn w:val="Normal"/>
    <w:next w:val="Normal"/>
    <w:link w:val="Heading1Char"/>
    <w:uiPriority w:val="9"/>
    <w:qFormat/>
    <w:rsid w:val="00EC6DA9"/>
    <w:pPr>
      <w:keepNext/>
      <w:jc w:val="center"/>
      <w:outlineLvl w:val="0"/>
      <w:pPrChange w:id="1" w:author="Linh Huynh" w:date="2022-11-17T13:20:00Z">
        <w:pPr>
          <w:keepNext/>
          <w:outlineLvl w:val="0"/>
        </w:pPr>
      </w:pPrChange>
    </w:pPr>
    <w:rPr>
      <w:b/>
      <w:iCs/>
      <w:sz w:val="36"/>
      <w:rPrChange w:id="1" w:author="Linh Huynh" w:date="2022-11-17T13:20:00Z">
        <w:rPr>
          <w:i/>
          <w:iCs/>
          <w:sz w:val="36"/>
          <w:szCs w:val="24"/>
          <w:lang w:val="en-US" w:eastAsia="en-US" w:bidi="ar-SA"/>
        </w:rPr>
      </w:rPrChange>
    </w:rPr>
  </w:style>
  <w:style w:type="paragraph" w:styleId="Heading2">
    <w:name w:val="heading 2"/>
    <w:basedOn w:val="Normal"/>
    <w:next w:val="Normal"/>
    <w:qFormat/>
    <w:rsid w:val="00E31F4A"/>
    <w:pPr>
      <w:keepNext/>
      <w:spacing w:before="300"/>
      <w:ind w:firstLine="0"/>
      <w:outlineLvl w:val="1"/>
      <w:pPrChange w:id="2" w:author="Linh Huynh" w:date="2022-11-17T13:23:00Z">
        <w:pPr>
          <w:keepNext/>
          <w:spacing w:before="300" w:line="360" w:lineRule="auto"/>
          <w:ind w:firstLine="720"/>
          <w:jc w:val="center"/>
          <w:outlineLvl w:val="1"/>
        </w:pPr>
      </w:pPrChange>
    </w:pPr>
    <w:rPr>
      <w:b/>
      <w:bCs/>
      <w:rPrChange w:id="2" w:author="Linh Huynh" w:date="2022-11-17T13:23:00Z">
        <w:rPr>
          <w:b/>
          <w:bCs/>
          <w:sz w:val="26"/>
          <w:szCs w:val="24"/>
          <w:lang w:val="en-US" w:eastAsia="en-US" w:bidi="ar-SA"/>
        </w:rPr>
      </w:rPrChange>
    </w:rPr>
  </w:style>
  <w:style w:type="paragraph" w:styleId="Heading3">
    <w:name w:val="heading 3"/>
    <w:basedOn w:val="Normal"/>
    <w:next w:val="Normal"/>
    <w:link w:val="Heading3Char"/>
    <w:qFormat/>
    <w:rsid w:val="001B1154"/>
    <w:pPr>
      <w:keepNext/>
      <w:spacing w:before="240" w:after="60"/>
      <w:ind w:firstLine="0"/>
      <w:jc w:val="left"/>
      <w:outlineLvl w:val="2"/>
      <w:pPrChange w:id="3" w:author="Linh Huynh" w:date="2022-11-17T13:23:00Z">
        <w:pPr>
          <w:keepNext/>
          <w:spacing w:before="240" w:after="60" w:line="360" w:lineRule="auto"/>
          <w:ind w:firstLine="720"/>
          <w:jc w:val="both"/>
          <w:outlineLvl w:val="2"/>
        </w:pPr>
      </w:pPrChange>
    </w:pPr>
    <w:rPr>
      <w:b/>
      <w:bCs/>
      <w:szCs w:val="26"/>
      <w:rPrChange w:id="3" w:author="Linh Huynh" w:date="2022-11-17T13:23:00Z">
        <w:rPr>
          <w:b/>
          <w:bCs/>
          <w:sz w:val="26"/>
          <w:szCs w:val="26"/>
          <w:lang w:val="en-US" w:eastAsia="en-US" w:bidi="ar-SA"/>
        </w:rPr>
      </w:rPrChange>
    </w:rPr>
  </w:style>
  <w:style w:type="paragraph" w:styleId="Heading4">
    <w:name w:val="heading 4"/>
    <w:basedOn w:val="Normal"/>
    <w:next w:val="Normal"/>
    <w:qFormat/>
    <w:rsid w:val="00870654"/>
    <w:pPr>
      <w:keepNext/>
      <w:ind w:firstLine="0"/>
      <w:jc w:val="left"/>
      <w:outlineLvl w:val="3"/>
      <w:pPrChange w:id="4" w:author="Linh Huynh" w:date="2022-11-17T13:24:00Z">
        <w:pPr>
          <w:keepNext/>
          <w:spacing w:line="360" w:lineRule="auto"/>
          <w:ind w:firstLine="720"/>
          <w:jc w:val="center"/>
          <w:outlineLvl w:val="3"/>
        </w:pPr>
      </w:pPrChange>
    </w:pPr>
    <w:rPr>
      <w:b/>
      <w:rPrChange w:id="4" w:author="Linh Huynh" w:date="2022-11-17T13:24:00Z">
        <w:rPr>
          <w:sz w:val="26"/>
          <w:szCs w:val="24"/>
          <w:lang w:val="en-US" w:eastAsia="en-US" w:bidi="ar-SA"/>
        </w:rPr>
      </w:rPrChange>
    </w:rPr>
  </w:style>
  <w:style w:type="paragraph" w:styleId="Heading5">
    <w:name w:val="heading 5"/>
    <w:basedOn w:val="Normal"/>
    <w:next w:val="Normal"/>
    <w:link w:val="Heading5Char"/>
    <w:qFormat/>
    <w:rsid w:val="005E587B"/>
    <w:pPr>
      <w:spacing w:before="240" w:after="60"/>
      <w:outlineLvl w:val="4"/>
    </w:pPr>
    <w:rPr>
      <w:rFonts w:ascii="Calibri" w:hAnsi="Calibri"/>
      <w:b/>
      <w:bCs/>
      <w:i/>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b/>
      <w:bCs/>
    </w:rPr>
  </w:style>
  <w:style w:type="paragraph" w:styleId="Subtitle">
    <w:name w:val="Subtitle"/>
    <w:basedOn w:val="Normal"/>
    <w:qFormat/>
    <w:pPr>
      <w:spacing w:before="100" w:line="400" w:lineRule="exact"/>
      <w:jc w:val="center"/>
    </w:pPr>
    <w:rPr>
      <w:rFonts w:ascii="VNbangkok" w:hAnsi="VNbangkok"/>
      <w:b/>
      <w:bCs/>
      <w:sz w:val="32"/>
    </w:rPr>
  </w:style>
  <w:style w:type="paragraph" w:customStyle="1" w:styleId="Participant">
    <w:name w:val="Participant"/>
    <w:basedOn w:val="Normal"/>
    <w:pPr>
      <w:tabs>
        <w:tab w:val="left" w:pos="5040"/>
      </w:tabs>
      <w:spacing w:after="240"/>
      <w:ind w:left="360" w:right="360"/>
    </w:pPr>
    <w:rPr>
      <w:b/>
      <w:sz w:val="22"/>
      <w:szCs w:val="20"/>
    </w:rPr>
  </w:style>
  <w:style w:type="paragraph" w:styleId="TOC1">
    <w:name w:val="toc 1"/>
    <w:basedOn w:val="Normal"/>
    <w:next w:val="Normal"/>
    <w:autoRedefine/>
    <w:uiPriority w:val="39"/>
    <w:rsid w:val="00AF1D55"/>
    <w:pPr>
      <w:spacing w:before="360" w:line="312" w:lineRule="auto"/>
      <w:ind w:firstLine="0"/>
      <w:jc w:val="left"/>
    </w:pPr>
    <w:rPr>
      <w:rFonts w:cstheme="majorHAnsi"/>
      <w:b/>
      <w:bCs/>
      <w:caps/>
    </w:rPr>
  </w:style>
  <w:style w:type="paragraph" w:styleId="Header">
    <w:name w:val="header"/>
    <w:basedOn w:val="Normal"/>
    <w:link w:val="HeaderChar"/>
    <w:uiPriority w:val="99"/>
    <w:rsid w:val="00366C8D"/>
    <w:pPr>
      <w:tabs>
        <w:tab w:val="center" w:pos="4680"/>
        <w:tab w:val="right" w:pos="9360"/>
      </w:tabs>
    </w:pPr>
  </w:style>
  <w:style w:type="character" w:customStyle="1" w:styleId="HeaderChar">
    <w:name w:val="Header Char"/>
    <w:link w:val="Header"/>
    <w:uiPriority w:val="99"/>
    <w:rsid w:val="00366C8D"/>
    <w:rPr>
      <w:rFonts w:ascii="VNtimes new roman" w:hAnsi="VNtimes new roman"/>
      <w:sz w:val="28"/>
      <w:szCs w:val="24"/>
    </w:rPr>
  </w:style>
  <w:style w:type="paragraph" w:styleId="Footer">
    <w:name w:val="footer"/>
    <w:basedOn w:val="Normal"/>
    <w:link w:val="FooterChar"/>
    <w:uiPriority w:val="99"/>
    <w:rsid w:val="00366C8D"/>
    <w:pPr>
      <w:tabs>
        <w:tab w:val="center" w:pos="4680"/>
        <w:tab w:val="right" w:pos="9360"/>
      </w:tabs>
    </w:pPr>
  </w:style>
  <w:style w:type="character" w:customStyle="1" w:styleId="FooterChar">
    <w:name w:val="Footer Char"/>
    <w:link w:val="Footer"/>
    <w:uiPriority w:val="99"/>
    <w:rsid w:val="00366C8D"/>
    <w:rPr>
      <w:rFonts w:ascii="VNtimes new roman" w:hAnsi="VNtimes new roman"/>
      <w:sz w:val="28"/>
      <w:szCs w:val="24"/>
    </w:rPr>
  </w:style>
  <w:style w:type="table" w:styleId="TableGrid">
    <w:name w:val="Table Grid"/>
    <w:basedOn w:val="TableNormal"/>
    <w:rsid w:val="00710C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606596"/>
    <w:rPr>
      <w:rFonts w:ascii="Tahoma" w:hAnsi="Tahoma"/>
      <w:sz w:val="16"/>
      <w:szCs w:val="16"/>
    </w:rPr>
  </w:style>
  <w:style w:type="character" w:customStyle="1" w:styleId="BalloonTextChar">
    <w:name w:val="Balloon Text Char"/>
    <w:link w:val="BalloonText"/>
    <w:rsid w:val="00606596"/>
    <w:rPr>
      <w:rFonts w:ascii="Tahoma" w:hAnsi="Tahoma" w:cs="Tahoma"/>
      <w:sz w:val="16"/>
      <w:szCs w:val="16"/>
    </w:rPr>
  </w:style>
  <w:style w:type="paragraph" w:styleId="ListParagraph">
    <w:name w:val="List Paragraph"/>
    <w:basedOn w:val="Normal"/>
    <w:uiPriority w:val="34"/>
    <w:qFormat/>
    <w:rsid w:val="00591DE4"/>
    <w:pPr>
      <w:ind w:left="720"/>
    </w:pPr>
  </w:style>
  <w:style w:type="character" w:customStyle="1" w:styleId="notranslate">
    <w:name w:val="notranslate"/>
    <w:rsid w:val="007C138C"/>
  </w:style>
  <w:style w:type="character" w:customStyle="1" w:styleId="Heading1Char">
    <w:name w:val="Heading 1 Char"/>
    <w:link w:val="Heading1"/>
    <w:uiPriority w:val="9"/>
    <w:rsid w:val="00EC6DA9"/>
    <w:rPr>
      <w:b/>
      <w:iCs/>
      <w:sz w:val="36"/>
      <w:szCs w:val="24"/>
    </w:rPr>
  </w:style>
  <w:style w:type="paragraph" w:styleId="Bibliography">
    <w:name w:val="Bibliography"/>
    <w:basedOn w:val="Normal"/>
    <w:next w:val="Normal"/>
    <w:uiPriority w:val="37"/>
    <w:unhideWhenUsed/>
    <w:rsid w:val="00CD5EDF"/>
  </w:style>
  <w:style w:type="character" w:styleId="Strong">
    <w:name w:val="Strong"/>
    <w:uiPriority w:val="22"/>
    <w:qFormat/>
    <w:rsid w:val="00044423"/>
    <w:rPr>
      <w:b/>
      <w:bCs/>
    </w:rPr>
  </w:style>
  <w:style w:type="character" w:customStyle="1" w:styleId="Heading3Char">
    <w:name w:val="Heading 3 Char"/>
    <w:link w:val="Heading3"/>
    <w:rsid w:val="001B1154"/>
    <w:rPr>
      <w:b/>
      <w:bCs/>
      <w:sz w:val="26"/>
      <w:szCs w:val="26"/>
    </w:rPr>
  </w:style>
  <w:style w:type="character" w:customStyle="1" w:styleId="Heading5Char">
    <w:name w:val="Heading 5 Char"/>
    <w:link w:val="Heading5"/>
    <w:semiHidden/>
    <w:rsid w:val="005E587B"/>
    <w:rPr>
      <w:rFonts w:ascii="Calibri" w:eastAsia="Times New Roman" w:hAnsi="Calibri" w:cs="Times New Roman"/>
      <w:b/>
      <w:bCs/>
      <w:i/>
      <w:iCs/>
      <w:sz w:val="26"/>
      <w:szCs w:val="26"/>
    </w:rPr>
  </w:style>
  <w:style w:type="character" w:styleId="Hyperlink">
    <w:name w:val="Hyperlink"/>
    <w:uiPriority w:val="99"/>
    <w:unhideWhenUsed/>
    <w:rsid w:val="003D58B7"/>
    <w:rPr>
      <w:color w:val="0000FF"/>
      <w:u w:val="single"/>
    </w:rPr>
  </w:style>
  <w:style w:type="paragraph" w:styleId="NormalWeb">
    <w:name w:val="Normal (Web)"/>
    <w:basedOn w:val="Normal"/>
    <w:uiPriority w:val="99"/>
    <w:unhideWhenUsed/>
    <w:rsid w:val="006730D2"/>
    <w:pPr>
      <w:spacing w:before="100" w:beforeAutospacing="1" w:after="100" w:afterAutospacing="1"/>
    </w:pPr>
    <w:rPr>
      <w:sz w:val="24"/>
    </w:rPr>
  </w:style>
  <w:style w:type="character" w:styleId="Emphasis">
    <w:name w:val="Emphasis"/>
    <w:uiPriority w:val="20"/>
    <w:qFormat/>
    <w:rsid w:val="00580023"/>
    <w:rPr>
      <w:i/>
      <w:iCs/>
    </w:rPr>
  </w:style>
  <w:style w:type="character" w:customStyle="1" w:styleId="tlid-translation">
    <w:name w:val="tlid-translation"/>
    <w:rsid w:val="00EF7B27"/>
  </w:style>
  <w:style w:type="paragraph" w:customStyle="1" w:styleId="MyNormal">
    <w:name w:val="MyNormal"/>
    <w:basedOn w:val="Normal"/>
    <w:qFormat/>
    <w:rsid w:val="00BD4104"/>
    <w:pPr>
      <w:spacing w:before="80" w:after="80" w:line="312" w:lineRule="auto"/>
    </w:pPr>
    <w:rPr>
      <w:szCs w:val="20"/>
    </w:rPr>
  </w:style>
  <w:style w:type="paragraph" w:styleId="TOC2">
    <w:name w:val="toc 2"/>
    <w:basedOn w:val="Normal"/>
    <w:next w:val="Normal"/>
    <w:autoRedefine/>
    <w:uiPriority w:val="39"/>
    <w:rsid w:val="00AF1D55"/>
    <w:pPr>
      <w:spacing w:before="240"/>
      <w:ind w:firstLine="0"/>
      <w:jc w:val="left"/>
    </w:pPr>
    <w:rPr>
      <w:rFonts w:cstheme="minorHAnsi"/>
      <w:b/>
      <w:bCs/>
      <w:szCs w:val="20"/>
    </w:rPr>
  </w:style>
  <w:style w:type="paragraph" w:styleId="TOC3">
    <w:name w:val="toc 3"/>
    <w:basedOn w:val="Normal"/>
    <w:next w:val="Normal"/>
    <w:autoRedefine/>
    <w:uiPriority w:val="39"/>
    <w:rsid w:val="00AF1D55"/>
    <w:pPr>
      <w:ind w:left="261" w:firstLine="0"/>
      <w:jc w:val="left"/>
    </w:pPr>
    <w:rPr>
      <w:rFonts w:cstheme="minorHAnsi"/>
      <w:szCs w:val="20"/>
    </w:rPr>
  </w:style>
  <w:style w:type="paragraph" w:styleId="TOC4">
    <w:name w:val="toc 4"/>
    <w:basedOn w:val="Normal"/>
    <w:next w:val="Normal"/>
    <w:autoRedefine/>
    <w:uiPriority w:val="39"/>
    <w:rsid w:val="00AF1D55"/>
    <w:pPr>
      <w:ind w:left="522" w:firstLine="0"/>
      <w:jc w:val="left"/>
    </w:pPr>
    <w:rPr>
      <w:rFonts w:cstheme="minorHAnsi"/>
      <w:szCs w:val="20"/>
    </w:rPr>
  </w:style>
  <w:style w:type="paragraph" w:styleId="TOC5">
    <w:name w:val="toc 5"/>
    <w:basedOn w:val="Normal"/>
    <w:next w:val="Normal"/>
    <w:autoRedefine/>
    <w:uiPriority w:val="39"/>
    <w:rsid w:val="00AF1D55"/>
    <w:pPr>
      <w:ind w:left="782" w:firstLine="0"/>
      <w:jc w:val="left"/>
    </w:pPr>
    <w:rPr>
      <w:rFonts w:cstheme="minorHAnsi"/>
      <w:szCs w:val="20"/>
    </w:rPr>
  </w:style>
  <w:style w:type="paragraph" w:styleId="TOCHeading">
    <w:name w:val="TOC Heading"/>
    <w:basedOn w:val="Heading1"/>
    <w:next w:val="Normal"/>
    <w:uiPriority w:val="39"/>
    <w:unhideWhenUsed/>
    <w:qFormat/>
    <w:rsid w:val="0011494A"/>
    <w:pPr>
      <w:keepLines/>
      <w:spacing w:before="480" w:line="276" w:lineRule="auto"/>
      <w:outlineLvl w:val="9"/>
    </w:pPr>
    <w:rPr>
      <w:rFonts w:ascii="Cambria" w:hAnsi="Cambria"/>
      <w:b w:val="0"/>
      <w:bCs/>
      <w:i/>
      <w:iCs w:val="0"/>
      <w:color w:val="365F91"/>
      <w:szCs w:val="28"/>
    </w:rPr>
  </w:style>
  <w:style w:type="character" w:customStyle="1" w:styleId="cautl">
    <w:name w:val="cautl"/>
    <w:basedOn w:val="DefaultParagraphFont"/>
    <w:rsid w:val="00433309"/>
  </w:style>
  <w:style w:type="paragraph" w:styleId="z-TopofForm">
    <w:name w:val="HTML Top of Form"/>
    <w:basedOn w:val="Normal"/>
    <w:next w:val="Normal"/>
    <w:link w:val="z-TopofFormChar"/>
    <w:hidden/>
    <w:rsid w:val="00433309"/>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rsid w:val="00433309"/>
    <w:rPr>
      <w:rFonts w:ascii="Arial" w:hAnsi="Arial" w:cs="Arial"/>
      <w:vanish/>
      <w:sz w:val="16"/>
      <w:szCs w:val="16"/>
    </w:rPr>
  </w:style>
  <w:style w:type="paragraph" w:styleId="z-BottomofForm">
    <w:name w:val="HTML Bottom of Form"/>
    <w:basedOn w:val="Normal"/>
    <w:next w:val="Normal"/>
    <w:link w:val="z-BottomofFormChar"/>
    <w:hidden/>
    <w:rsid w:val="00433309"/>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rsid w:val="00433309"/>
    <w:rPr>
      <w:rFonts w:ascii="Arial" w:hAnsi="Arial" w:cs="Arial"/>
      <w:vanish/>
      <w:sz w:val="16"/>
      <w:szCs w:val="16"/>
    </w:rPr>
  </w:style>
  <w:style w:type="paragraph" w:styleId="Caption">
    <w:name w:val="caption"/>
    <w:basedOn w:val="Normal"/>
    <w:next w:val="Normal"/>
    <w:unhideWhenUsed/>
    <w:qFormat/>
    <w:rsid w:val="00072FCF"/>
    <w:pPr>
      <w:spacing w:after="200"/>
      <w:ind w:firstLine="0"/>
      <w:jc w:val="center"/>
      <w:pPrChange w:id="5" w:author="Linh Huynh" w:date="2022-11-17T13:24:00Z">
        <w:pPr>
          <w:spacing w:after="200" w:line="360" w:lineRule="auto"/>
          <w:ind w:firstLine="720"/>
          <w:jc w:val="both"/>
        </w:pPr>
      </w:pPrChange>
    </w:pPr>
    <w:rPr>
      <w:b/>
      <w:bCs/>
      <w:sz w:val="24"/>
      <w:szCs w:val="18"/>
      <w:rPrChange w:id="5" w:author="Linh Huynh" w:date="2022-11-17T13:24:00Z">
        <w:rPr>
          <w:b/>
          <w:bCs/>
          <w:sz w:val="18"/>
          <w:szCs w:val="18"/>
          <w:lang w:val="en-US" w:eastAsia="en-US" w:bidi="ar-SA"/>
        </w:rPr>
      </w:rPrChange>
    </w:rPr>
  </w:style>
  <w:style w:type="paragraph" w:styleId="TableofFigures">
    <w:name w:val="table of figures"/>
    <w:basedOn w:val="Normal"/>
    <w:next w:val="Normal"/>
    <w:uiPriority w:val="99"/>
    <w:rsid w:val="009E2362"/>
    <w:pPr>
      <w:spacing w:line="240" w:lineRule="auto"/>
      <w:ind w:firstLine="0"/>
    </w:pPr>
  </w:style>
  <w:style w:type="paragraph" w:customStyle="1" w:styleId="StyleHeading2TimesNewRoman14pt">
    <w:name w:val="Style Heading 2 + Times New Roman 14 pt"/>
    <w:basedOn w:val="Heading2"/>
    <w:autoRedefine/>
    <w:rsid w:val="0038754C"/>
    <w:pPr>
      <w:spacing w:before="360" w:after="80"/>
      <w:jc w:val="left"/>
    </w:pPr>
    <w:rPr>
      <w:sz w:val="28"/>
    </w:rPr>
  </w:style>
  <w:style w:type="paragraph" w:customStyle="1" w:styleId="StyleHeading3TimesNewRomanJustifiedAfter4ptLinesp">
    <w:name w:val="Style Heading 3 + Times New Roman Justified After:  4 pt Line sp..."/>
    <w:basedOn w:val="Heading3"/>
    <w:rsid w:val="004F457D"/>
    <w:pPr>
      <w:spacing w:after="80" w:line="312" w:lineRule="auto"/>
      <w:jc w:val="both"/>
    </w:pPr>
    <w:rPr>
      <w:szCs w:val="20"/>
    </w:rPr>
  </w:style>
  <w:style w:type="paragraph" w:customStyle="1" w:styleId="StyleHeading2TimesNewRoman14pt1">
    <w:name w:val="Style Heading 2 + Times New Roman 14 pt1"/>
    <w:basedOn w:val="Heading2"/>
    <w:rsid w:val="004F457D"/>
    <w:pPr>
      <w:spacing w:before="360"/>
      <w:jc w:val="left"/>
    </w:pPr>
    <w:rPr>
      <w:sz w:val="28"/>
    </w:rPr>
  </w:style>
  <w:style w:type="paragraph" w:customStyle="1" w:styleId="StyleHeading3TimesNewRomanJustifiedBefore4ptAfter">
    <w:name w:val="Style Heading 3 + Times New Roman Justified Before:  4 pt After:..."/>
    <w:basedOn w:val="Heading3"/>
    <w:rsid w:val="004F457D"/>
    <w:pPr>
      <w:spacing w:after="80" w:line="312" w:lineRule="auto"/>
    </w:pPr>
    <w:rPr>
      <w:szCs w:val="20"/>
    </w:rPr>
  </w:style>
  <w:style w:type="paragraph" w:customStyle="1" w:styleId="StyleHeading4TimesNewRoman12ptBoldJustifiedBefore">
    <w:name w:val="Style Heading 4 + Times New Roman 12 pt Bold Justified Before: ..."/>
    <w:basedOn w:val="Heading4"/>
    <w:autoRedefine/>
    <w:rsid w:val="005750D2"/>
    <w:pPr>
      <w:spacing w:before="120" w:after="80" w:line="312" w:lineRule="auto"/>
    </w:pPr>
    <w:rPr>
      <w:b w:val="0"/>
      <w:bCs/>
      <w:sz w:val="24"/>
      <w:szCs w:val="20"/>
    </w:rPr>
  </w:style>
  <w:style w:type="paragraph" w:customStyle="1" w:styleId="StyleHeading2TimesNewRoman14ptJustifiedBefore4pt">
    <w:name w:val="Style Heading 2 + Times New Roman 14 pt Justified Before:  4 pt..."/>
    <w:basedOn w:val="Heading2"/>
    <w:autoRedefine/>
    <w:rsid w:val="00274D00"/>
    <w:pPr>
      <w:spacing w:before="240" w:after="80" w:line="312" w:lineRule="auto"/>
      <w:jc w:val="left"/>
    </w:pPr>
    <w:rPr>
      <w:sz w:val="28"/>
      <w:szCs w:val="20"/>
    </w:rPr>
  </w:style>
  <w:style w:type="paragraph" w:styleId="Revision">
    <w:name w:val="Revision"/>
    <w:hidden/>
    <w:uiPriority w:val="99"/>
    <w:semiHidden/>
    <w:rsid w:val="00320C61"/>
    <w:rPr>
      <w:rFonts w:ascii="VNtimes new roman" w:hAnsi="VNtimes new roman"/>
      <w:sz w:val="28"/>
      <w:szCs w:val="24"/>
    </w:rPr>
  </w:style>
  <w:style w:type="paragraph" w:styleId="NoSpacing">
    <w:name w:val="No Spacing"/>
    <w:uiPriority w:val="1"/>
    <w:qFormat/>
    <w:rsid w:val="00FD1B30"/>
    <w:pPr>
      <w:ind w:left="567" w:firstLine="720"/>
      <w:jc w:val="both"/>
    </w:pPr>
    <w:rPr>
      <w:sz w:val="24"/>
    </w:rPr>
  </w:style>
  <w:style w:type="paragraph" w:styleId="TOC6">
    <w:name w:val="toc 6"/>
    <w:basedOn w:val="Normal"/>
    <w:next w:val="Normal"/>
    <w:autoRedefine/>
    <w:unhideWhenUsed/>
    <w:rsid w:val="009E455B"/>
    <w:pPr>
      <w:ind w:left="1040"/>
      <w:jc w:val="left"/>
    </w:pPr>
    <w:rPr>
      <w:rFonts w:asciiTheme="minorHAnsi" w:hAnsiTheme="minorHAnsi" w:cstheme="minorHAnsi"/>
      <w:sz w:val="20"/>
      <w:szCs w:val="20"/>
    </w:rPr>
  </w:style>
  <w:style w:type="paragraph" w:styleId="TOC7">
    <w:name w:val="toc 7"/>
    <w:basedOn w:val="Normal"/>
    <w:next w:val="Normal"/>
    <w:autoRedefine/>
    <w:unhideWhenUsed/>
    <w:rsid w:val="009E455B"/>
    <w:pPr>
      <w:ind w:left="1300"/>
      <w:jc w:val="left"/>
    </w:pPr>
    <w:rPr>
      <w:rFonts w:asciiTheme="minorHAnsi" w:hAnsiTheme="minorHAnsi" w:cstheme="minorHAnsi"/>
      <w:sz w:val="20"/>
      <w:szCs w:val="20"/>
    </w:rPr>
  </w:style>
  <w:style w:type="paragraph" w:styleId="TOC8">
    <w:name w:val="toc 8"/>
    <w:basedOn w:val="Normal"/>
    <w:next w:val="Normal"/>
    <w:autoRedefine/>
    <w:unhideWhenUsed/>
    <w:rsid w:val="009E455B"/>
    <w:pPr>
      <w:ind w:left="1560"/>
      <w:jc w:val="left"/>
    </w:pPr>
    <w:rPr>
      <w:rFonts w:asciiTheme="minorHAnsi" w:hAnsiTheme="minorHAnsi" w:cstheme="minorHAnsi"/>
      <w:sz w:val="20"/>
      <w:szCs w:val="20"/>
    </w:rPr>
  </w:style>
  <w:style w:type="paragraph" w:styleId="TOC9">
    <w:name w:val="toc 9"/>
    <w:basedOn w:val="Normal"/>
    <w:next w:val="Normal"/>
    <w:autoRedefine/>
    <w:unhideWhenUsed/>
    <w:rsid w:val="009E455B"/>
    <w:pPr>
      <w:ind w:left="1820"/>
      <w:jc w:val="left"/>
    </w:pPr>
    <w:rPr>
      <w:rFonts w:asciiTheme="minorHAnsi" w:hAnsiTheme="minorHAnsi" w:cstheme="minorHAnsi"/>
      <w:sz w:val="20"/>
      <w:szCs w:val="20"/>
    </w:rPr>
  </w:style>
  <w:style w:type="character" w:customStyle="1" w:styleId="a-size-extra-large">
    <w:name w:val="a-size-extra-large"/>
    <w:basedOn w:val="DefaultParagraphFont"/>
    <w:rsid w:val="000061DE"/>
  </w:style>
  <w:style w:type="character" w:customStyle="1" w:styleId="a-size-large">
    <w:name w:val="a-size-large"/>
    <w:basedOn w:val="DefaultParagraphFont"/>
    <w:rsid w:val="000061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373501">
      <w:bodyDiv w:val="1"/>
      <w:marLeft w:val="0"/>
      <w:marRight w:val="0"/>
      <w:marTop w:val="0"/>
      <w:marBottom w:val="0"/>
      <w:divBdr>
        <w:top w:val="none" w:sz="0" w:space="0" w:color="auto"/>
        <w:left w:val="none" w:sz="0" w:space="0" w:color="auto"/>
        <w:bottom w:val="none" w:sz="0" w:space="0" w:color="auto"/>
        <w:right w:val="none" w:sz="0" w:space="0" w:color="auto"/>
      </w:divBdr>
      <w:divsChild>
        <w:div w:id="52893113">
          <w:marLeft w:val="0"/>
          <w:marRight w:val="0"/>
          <w:marTop w:val="0"/>
          <w:marBottom w:val="0"/>
          <w:divBdr>
            <w:top w:val="none" w:sz="0" w:space="0" w:color="auto"/>
            <w:left w:val="none" w:sz="0" w:space="0" w:color="auto"/>
            <w:bottom w:val="none" w:sz="0" w:space="0" w:color="auto"/>
            <w:right w:val="none" w:sz="0" w:space="0" w:color="auto"/>
          </w:divBdr>
        </w:div>
        <w:div w:id="180553050">
          <w:marLeft w:val="0"/>
          <w:marRight w:val="0"/>
          <w:marTop w:val="0"/>
          <w:marBottom w:val="0"/>
          <w:divBdr>
            <w:top w:val="none" w:sz="0" w:space="0" w:color="auto"/>
            <w:left w:val="none" w:sz="0" w:space="0" w:color="auto"/>
            <w:bottom w:val="none" w:sz="0" w:space="0" w:color="auto"/>
            <w:right w:val="none" w:sz="0" w:space="0" w:color="auto"/>
          </w:divBdr>
        </w:div>
        <w:div w:id="502356534">
          <w:marLeft w:val="0"/>
          <w:marRight w:val="0"/>
          <w:marTop w:val="0"/>
          <w:marBottom w:val="0"/>
          <w:divBdr>
            <w:top w:val="none" w:sz="0" w:space="0" w:color="auto"/>
            <w:left w:val="none" w:sz="0" w:space="0" w:color="auto"/>
            <w:bottom w:val="none" w:sz="0" w:space="0" w:color="auto"/>
            <w:right w:val="none" w:sz="0" w:space="0" w:color="auto"/>
          </w:divBdr>
        </w:div>
        <w:div w:id="1038235091">
          <w:marLeft w:val="0"/>
          <w:marRight w:val="0"/>
          <w:marTop w:val="0"/>
          <w:marBottom w:val="0"/>
          <w:divBdr>
            <w:top w:val="none" w:sz="0" w:space="0" w:color="auto"/>
            <w:left w:val="none" w:sz="0" w:space="0" w:color="auto"/>
            <w:bottom w:val="none" w:sz="0" w:space="0" w:color="auto"/>
            <w:right w:val="none" w:sz="0" w:space="0" w:color="auto"/>
          </w:divBdr>
        </w:div>
        <w:div w:id="1144783579">
          <w:marLeft w:val="0"/>
          <w:marRight w:val="0"/>
          <w:marTop w:val="0"/>
          <w:marBottom w:val="0"/>
          <w:divBdr>
            <w:top w:val="none" w:sz="0" w:space="0" w:color="auto"/>
            <w:left w:val="none" w:sz="0" w:space="0" w:color="auto"/>
            <w:bottom w:val="none" w:sz="0" w:space="0" w:color="auto"/>
            <w:right w:val="none" w:sz="0" w:space="0" w:color="auto"/>
          </w:divBdr>
        </w:div>
        <w:div w:id="1178500065">
          <w:marLeft w:val="0"/>
          <w:marRight w:val="0"/>
          <w:marTop w:val="0"/>
          <w:marBottom w:val="0"/>
          <w:divBdr>
            <w:top w:val="none" w:sz="0" w:space="0" w:color="auto"/>
            <w:left w:val="none" w:sz="0" w:space="0" w:color="auto"/>
            <w:bottom w:val="none" w:sz="0" w:space="0" w:color="auto"/>
            <w:right w:val="none" w:sz="0" w:space="0" w:color="auto"/>
          </w:divBdr>
        </w:div>
        <w:div w:id="1438476629">
          <w:marLeft w:val="0"/>
          <w:marRight w:val="0"/>
          <w:marTop w:val="0"/>
          <w:marBottom w:val="0"/>
          <w:divBdr>
            <w:top w:val="none" w:sz="0" w:space="0" w:color="auto"/>
            <w:left w:val="none" w:sz="0" w:space="0" w:color="auto"/>
            <w:bottom w:val="none" w:sz="0" w:space="0" w:color="auto"/>
            <w:right w:val="none" w:sz="0" w:space="0" w:color="auto"/>
          </w:divBdr>
        </w:div>
        <w:div w:id="1539122721">
          <w:marLeft w:val="0"/>
          <w:marRight w:val="0"/>
          <w:marTop w:val="0"/>
          <w:marBottom w:val="0"/>
          <w:divBdr>
            <w:top w:val="none" w:sz="0" w:space="0" w:color="auto"/>
            <w:left w:val="none" w:sz="0" w:space="0" w:color="auto"/>
            <w:bottom w:val="none" w:sz="0" w:space="0" w:color="auto"/>
            <w:right w:val="none" w:sz="0" w:space="0" w:color="auto"/>
          </w:divBdr>
        </w:div>
        <w:div w:id="1698965965">
          <w:marLeft w:val="0"/>
          <w:marRight w:val="0"/>
          <w:marTop w:val="0"/>
          <w:marBottom w:val="0"/>
          <w:divBdr>
            <w:top w:val="none" w:sz="0" w:space="0" w:color="auto"/>
            <w:left w:val="none" w:sz="0" w:space="0" w:color="auto"/>
            <w:bottom w:val="none" w:sz="0" w:space="0" w:color="auto"/>
            <w:right w:val="none" w:sz="0" w:space="0" w:color="auto"/>
          </w:divBdr>
        </w:div>
        <w:div w:id="1923294279">
          <w:marLeft w:val="0"/>
          <w:marRight w:val="0"/>
          <w:marTop w:val="0"/>
          <w:marBottom w:val="0"/>
          <w:divBdr>
            <w:top w:val="none" w:sz="0" w:space="0" w:color="auto"/>
            <w:left w:val="none" w:sz="0" w:space="0" w:color="auto"/>
            <w:bottom w:val="none" w:sz="0" w:space="0" w:color="auto"/>
            <w:right w:val="none" w:sz="0" w:space="0" w:color="auto"/>
          </w:divBdr>
        </w:div>
      </w:divsChild>
    </w:div>
    <w:div w:id="40785691">
      <w:bodyDiv w:val="1"/>
      <w:marLeft w:val="0"/>
      <w:marRight w:val="0"/>
      <w:marTop w:val="0"/>
      <w:marBottom w:val="0"/>
      <w:divBdr>
        <w:top w:val="none" w:sz="0" w:space="0" w:color="auto"/>
        <w:left w:val="none" w:sz="0" w:space="0" w:color="auto"/>
        <w:bottom w:val="none" w:sz="0" w:space="0" w:color="auto"/>
        <w:right w:val="none" w:sz="0" w:space="0" w:color="auto"/>
      </w:divBdr>
    </w:div>
    <w:div w:id="65955477">
      <w:bodyDiv w:val="1"/>
      <w:marLeft w:val="0"/>
      <w:marRight w:val="0"/>
      <w:marTop w:val="0"/>
      <w:marBottom w:val="0"/>
      <w:divBdr>
        <w:top w:val="none" w:sz="0" w:space="0" w:color="auto"/>
        <w:left w:val="none" w:sz="0" w:space="0" w:color="auto"/>
        <w:bottom w:val="none" w:sz="0" w:space="0" w:color="auto"/>
        <w:right w:val="none" w:sz="0" w:space="0" w:color="auto"/>
      </w:divBdr>
    </w:div>
    <w:div w:id="79959009">
      <w:bodyDiv w:val="1"/>
      <w:marLeft w:val="0"/>
      <w:marRight w:val="0"/>
      <w:marTop w:val="0"/>
      <w:marBottom w:val="0"/>
      <w:divBdr>
        <w:top w:val="none" w:sz="0" w:space="0" w:color="auto"/>
        <w:left w:val="none" w:sz="0" w:space="0" w:color="auto"/>
        <w:bottom w:val="none" w:sz="0" w:space="0" w:color="auto"/>
        <w:right w:val="none" w:sz="0" w:space="0" w:color="auto"/>
      </w:divBdr>
    </w:div>
    <w:div w:id="99959760">
      <w:bodyDiv w:val="1"/>
      <w:marLeft w:val="0"/>
      <w:marRight w:val="0"/>
      <w:marTop w:val="0"/>
      <w:marBottom w:val="0"/>
      <w:divBdr>
        <w:top w:val="none" w:sz="0" w:space="0" w:color="auto"/>
        <w:left w:val="none" w:sz="0" w:space="0" w:color="auto"/>
        <w:bottom w:val="none" w:sz="0" w:space="0" w:color="auto"/>
        <w:right w:val="none" w:sz="0" w:space="0" w:color="auto"/>
      </w:divBdr>
    </w:div>
    <w:div w:id="156925355">
      <w:bodyDiv w:val="1"/>
      <w:marLeft w:val="0"/>
      <w:marRight w:val="0"/>
      <w:marTop w:val="0"/>
      <w:marBottom w:val="0"/>
      <w:divBdr>
        <w:top w:val="none" w:sz="0" w:space="0" w:color="auto"/>
        <w:left w:val="none" w:sz="0" w:space="0" w:color="auto"/>
        <w:bottom w:val="none" w:sz="0" w:space="0" w:color="auto"/>
        <w:right w:val="none" w:sz="0" w:space="0" w:color="auto"/>
      </w:divBdr>
    </w:div>
    <w:div w:id="160705264">
      <w:bodyDiv w:val="1"/>
      <w:marLeft w:val="0"/>
      <w:marRight w:val="0"/>
      <w:marTop w:val="0"/>
      <w:marBottom w:val="0"/>
      <w:divBdr>
        <w:top w:val="none" w:sz="0" w:space="0" w:color="auto"/>
        <w:left w:val="none" w:sz="0" w:space="0" w:color="auto"/>
        <w:bottom w:val="none" w:sz="0" w:space="0" w:color="auto"/>
        <w:right w:val="none" w:sz="0" w:space="0" w:color="auto"/>
      </w:divBdr>
    </w:div>
    <w:div w:id="173226293">
      <w:bodyDiv w:val="1"/>
      <w:marLeft w:val="0"/>
      <w:marRight w:val="0"/>
      <w:marTop w:val="0"/>
      <w:marBottom w:val="0"/>
      <w:divBdr>
        <w:top w:val="none" w:sz="0" w:space="0" w:color="auto"/>
        <w:left w:val="none" w:sz="0" w:space="0" w:color="auto"/>
        <w:bottom w:val="none" w:sz="0" w:space="0" w:color="auto"/>
        <w:right w:val="none" w:sz="0" w:space="0" w:color="auto"/>
      </w:divBdr>
    </w:div>
    <w:div w:id="194271708">
      <w:bodyDiv w:val="1"/>
      <w:marLeft w:val="0"/>
      <w:marRight w:val="0"/>
      <w:marTop w:val="0"/>
      <w:marBottom w:val="0"/>
      <w:divBdr>
        <w:top w:val="none" w:sz="0" w:space="0" w:color="auto"/>
        <w:left w:val="none" w:sz="0" w:space="0" w:color="auto"/>
        <w:bottom w:val="none" w:sz="0" w:space="0" w:color="auto"/>
        <w:right w:val="none" w:sz="0" w:space="0" w:color="auto"/>
      </w:divBdr>
    </w:div>
    <w:div w:id="201133936">
      <w:bodyDiv w:val="1"/>
      <w:marLeft w:val="0"/>
      <w:marRight w:val="0"/>
      <w:marTop w:val="0"/>
      <w:marBottom w:val="0"/>
      <w:divBdr>
        <w:top w:val="none" w:sz="0" w:space="0" w:color="auto"/>
        <w:left w:val="none" w:sz="0" w:space="0" w:color="auto"/>
        <w:bottom w:val="none" w:sz="0" w:space="0" w:color="auto"/>
        <w:right w:val="none" w:sz="0" w:space="0" w:color="auto"/>
      </w:divBdr>
    </w:div>
    <w:div w:id="201476697">
      <w:bodyDiv w:val="1"/>
      <w:marLeft w:val="0"/>
      <w:marRight w:val="0"/>
      <w:marTop w:val="0"/>
      <w:marBottom w:val="0"/>
      <w:divBdr>
        <w:top w:val="none" w:sz="0" w:space="0" w:color="auto"/>
        <w:left w:val="none" w:sz="0" w:space="0" w:color="auto"/>
        <w:bottom w:val="none" w:sz="0" w:space="0" w:color="auto"/>
        <w:right w:val="none" w:sz="0" w:space="0" w:color="auto"/>
      </w:divBdr>
      <w:divsChild>
        <w:div w:id="1269578396">
          <w:marLeft w:val="0"/>
          <w:marRight w:val="0"/>
          <w:marTop w:val="0"/>
          <w:marBottom w:val="0"/>
          <w:divBdr>
            <w:top w:val="none" w:sz="0" w:space="0" w:color="auto"/>
            <w:left w:val="none" w:sz="0" w:space="0" w:color="auto"/>
            <w:bottom w:val="none" w:sz="0" w:space="0" w:color="auto"/>
            <w:right w:val="none" w:sz="0" w:space="0" w:color="auto"/>
          </w:divBdr>
        </w:div>
      </w:divsChild>
    </w:div>
    <w:div w:id="254637239">
      <w:bodyDiv w:val="1"/>
      <w:marLeft w:val="0"/>
      <w:marRight w:val="0"/>
      <w:marTop w:val="0"/>
      <w:marBottom w:val="0"/>
      <w:divBdr>
        <w:top w:val="none" w:sz="0" w:space="0" w:color="auto"/>
        <w:left w:val="none" w:sz="0" w:space="0" w:color="auto"/>
        <w:bottom w:val="none" w:sz="0" w:space="0" w:color="auto"/>
        <w:right w:val="none" w:sz="0" w:space="0" w:color="auto"/>
      </w:divBdr>
    </w:div>
    <w:div w:id="287784059">
      <w:bodyDiv w:val="1"/>
      <w:marLeft w:val="0"/>
      <w:marRight w:val="0"/>
      <w:marTop w:val="0"/>
      <w:marBottom w:val="0"/>
      <w:divBdr>
        <w:top w:val="none" w:sz="0" w:space="0" w:color="auto"/>
        <w:left w:val="none" w:sz="0" w:space="0" w:color="auto"/>
        <w:bottom w:val="none" w:sz="0" w:space="0" w:color="auto"/>
        <w:right w:val="none" w:sz="0" w:space="0" w:color="auto"/>
      </w:divBdr>
    </w:div>
    <w:div w:id="316567483">
      <w:bodyDiv w:val="1"/>
      <w:marLeft w:val="0"/>
      <w:marRight w:val="0"/>
      <w:marTop w:val="0"/>
      <w:marBottom w:val="0"/>
      <w:divBdr>
        <w:top w:val="none" w:sz="0" w:space="0" w:color="auto"/>
        <w:left w:val="none" w:sz="0" w:space="0" w:color="auto"/>
        <w:bottom w:val="none" w:sz="0" w:space="0" w:color="auto"/>
        <w:right w:val="none" w:sz="0" w:space="0" w:color="auto"/>
      </w:divBdr>
      <w:divsChild>
        <w:div w:id="1515533671">
          <w:marLeft w:val="0"/>
          <w:marRight w:val="0"/>
          <w:marTop w:val="0"/>
          <w:marBottom w:val="0"/>
          <w:divBdr>
            <w:top w:val="none" w:sz="0" w:space="0" w:color="auto"/>
            <w:left w:val="none" w:sz="0" w:space="0" w:color="auto"/>
            <w:bottom w:val="none" w:sz="0" w:space="0" w:color="auto"/>
            <w:right w:val="none" w:sz="0" w:space="0" w:color="auto"/>
          </w:divBdr>
        </w:div>
        <w:div w:id="1094714092">
          <w:marLeft w:val="0"/>
          <w:marRight w:val="0"/>
          <w:marTop w:val="0"/>
          <w:marBottom w:val="0"/>
          <w:divBdr>
            <w:top w:val="none" w:sz="0" w:space="0" w:color="auto"/>
            <w:left w:val="none" w:sz="0" w:space="0" w:color="auto"/>
            <w:bottom w:val="none" w:sz="0" w:space="0" w:color="auto"/>
            <w:right w:val="none" w:sz="0" w:space="0" w:color="auto"/>
          </w:divBdr>
        </w:div>
        <w:div w:id="526454996">
          <w:marLeft w:val="0"/>
          <w:marRight w:val="0"/>
          <w:marTop w:val="0"/>
          <w:marBottom w:val="0"/>
          <w:divBdr>
            <w:top w:val="none" w:sz="0" w:space="0" w:color="auto"/>
            <w:left w:val="none" w:sz="0" w:space="0" w:color="auto"/>
            <w:bottom w:val="none" w:sz="0" w:space="0" w:color="auto"/>
            <w:right w:val="none" w:sz="0" w:space="0" w:color="auto"/>
          </w:divBdr>
        </w:div>
      </w:divsChild>
    </w:div>
    <w:div w:id="357703373">
      <w:bodyDiv w:val="1"/>
      <w:marLeft w:val="0"/>
      <w:marRight w:val="0"/>
      <w:marTop w:val="0"/>
      <w:marBottom w:val="0"/>
      <w:divBdr>
        <w:top w:val="none" w:sz="0" w:space="0" w:color="auto"/>
        <w:left w:val="none" w:sz="0" w:space="0" w:color="auto"/>
        <w:bottom w:val="none" w:sz="0" w:space="0" w:color="auto"/>
        <w:right w:val="none" w:sz="0" w:space="0" w:color="auto"/>
      </w:divBdr>
    </w:div>
    <w:div w:id="385840030">
      <w:bodyDiv w:val="1"/>
      <w:marLeft w:val="0"/>
      <w:marRight w:val="0"/>
      <w:marTop w:val="0"/>
      <w:marBottom w:val="0"/>
      <w:divBdr>
        <w:top w:val="none" w:sz="0" w:space="0" w:color="auto"/>
        <w:left w:val="none" w:sz="0" w:space="0" w:color="auto"/>
        <w:bottom w:val="none" w:sz="0" w:space="0" w:color="auto"/>
        <w:right w:val="none" w:sz="0" w:space="0" w:color="auto"/>
      </w:divBdr>
    </w:div>
    <w:div w:id="424227602">
      <w:bodyDiv w:val="1"/>
      <w:marLeft w:val="0"/>
      <w:marRight w:val="0"/>
      <w:marTop w:val="0"/>
      <w:marBottom w:val="0"/>
      <w:divBdr>
        <w:top w:val="none" w:sz="0" w:space="0" w:color="auto"/>
        <w:left w:val="none" w:sz="0" w:space="0" w:color="auto"/>
        <w:bottom w:val="none" w:sz="0" w:space="0" w:color="auto"/>
        <w:right w:val="none" w:sz="0" w:space="0" w:color="auto"/>
      </w:divBdr>
    </w:div>
    <w:div w:id="435446657">
      <w:bodyDiv w:val="1"/>
      <w:marLeft w:val="0"/>
      <w:marRight w:val="0"/>
      <w:marTop w:val="0"/>
      <w:marBottom w:val="0"/>
      <w:divBdr>
        <w:top w:val="none" w:sz="0" w:space="0" w:color="auto"/>
        <w:left w:val="none" w:sz="0" w:space="0" w:color="auto"/>
        <w:bottom w:val="none" w:sz="0" w:space="0" w:color="auto"/>
        <w:right w:val="none" w:sz="0" w:space="0" w:color="auto"/>
      </w:divBdr>
    </w:div>
    <w:div w:id="505900591">
      <w:bodyDiv w:val="1"/>
      <w:marLeft w:val="0"/>
      <w:marRight w:val="0"/>
      <w:marTop w:val="0"/>
      <w:marBottom w:val="0"/>
      <w:divBdr>
        <w:top w:val="none" w:sz="0" w:space="0" w:color="auto"/>
        <w:left w:val="none" w:sz="0" w:space="0" w:color="auto"/>
        <w:bottom w:val="none" w:sz="0" w:space="0" w:color="auto"/>
        <w:right w:val="none" w:sz="0" w:space="0" w:color="auto"/>
      </w:divBdr>
    </w:div>
    <w:div w:id="516382059">
      <w:bodyDiv w:val="1"/>
      <w:marLeft w:val="0"/>
      <w:marRight w:val="0"/>
      <w:marTop w:val="0"/>
      <w:marBottom w:val="0"/>
      <w:divBdr>
        <w:top w:val="none" w:sz="0" w:space="0" w:color="auto"/>
        <w:left w:val="none" w:sz="0" w:space="0" w:color="auto"/>
        <w:bottom w:val="none" w:sz="0" w:space="0" w:color="auto"/>
        <w:right w:val="none" w:sz="0" w:space="0" w:color="auto"/>
      </w:divBdr>
    </w:div>
    <w:div w:id="548106428">
      <w:bodyDiv w:val="1"/>
      <w:marLeft w:val="0"/>
      <w:marRight w:val="0"/>
      <w:marTop w:val="0"/>
      <w:marBottom w:val="0"/>
      <w:divBdr>
        <w:top w:val="none" w:sz="0" w:space="0" w:color="auto"/>
        <w:left w:val="none" w:sz="0" w:space="0" w:color="auto"/>
        <w:bottom w:val="none" w:sz="0" w:space="0" w:color="auto"/>
        <w:right w:val="none" w:sz="0" w:space="0" w:color="auto"/>
      </w:divBdr>
    </w:div>
    <w:div w:id="708603829">
      <w:bodyDiv w:val="1"/>
      <w:marLeft w:val="0"/>
      <w:marRight w:val="0"/>
      <w:marTop w:val="0"/>
      <w:marBottom w:val="0"/>
      <w:divBdr>
        <w:top w:val="none" w:sz="0" w:space="0" w:color="auto"/>
        <w:left w:val="none" w:sz="0" w:space="0" w:color="auto"/>
        <w:bottom w:val="none" w:sz="0" w:space="0" w:color="auto"/>
        <w:right w:val="none" w:sz="0" w:space="0" w:color="auto"/>
      </w:divBdr>
    </w:div>
    <w:div w:id="713238700">
      <w:bodyDiv w:val="1"/>
      <w:marLeft w:val="0"/>
      <w:marRight w:val="0"/>
      <w:marTop w:val="0"/>
      <w:marBottom w:val="0"/>
      <w:divBdr>
        <w:top w:val="none" w:sz="0" w:space="0" w:color="auto"/>
        <w:left w:val="none" w:sz="0" w:space="0" w:color="auto"/>
        <w:bottom w:val="none" w:sz="0" w:space="0" w:color="auto"/>
        <w:right w:val="none" w:sz="0" w:space="0" w:color="auto"/>
      </w:divBdr>
    </w:div>
    <w:div w:id="760418795">
      <w:bodyDiv w:val="1"/>
      <w:marLeft w:val="0"/>
      <w:marRight w:val="0"/>
      <w:marTop w:val="0"/>
      <w:marBottom w:val="0"/>
      <w:divBdr>
        <w:top w:val="none" w:sz="0" w:space="0" w:color="auto"/>
        <w:left w:val="none" w:sz="0" w:space="0" w:color="auto"/>
        <w:bottom w:val="none" w:sz="0" w:space="0" w:color="auto"/>
        <w:right w:val="none" w:sz="0" w:space="0" w:color="auto"/>
      </w:divBdr>
    </w:div>
    <w:div w:id="792332354">
      <w:bodyDiv w:val="1"/>
      <w:marLeft w:val="0"/>
      <w:marRight w:val="0"/>
      <w:marTop w:val="0"/>
      <w:marBottom w:val="0"/>
      <w:divBdr>
        <w:top w:val="none" w:sz="0" w:space="0" w:color="auto"/>
        <w:left w:val="none" w:sz="0" w:space="0" w:color="auto"/>
        <w:bottom w:val="none" w:sz="0" w:space="0" w:color="auto"/>
        <w:right w:val="none" w:sz="0" w:space="0" w:color="auto"/>
      </w:divBdr>
      <w:divsChild>
        <w:div w:id="821309399">
          <w:marLeft w:val="0"/>
          <w:marRight w:val="0"/>
          <w:marTop w:val="0"/>
          <w:marBottom w:val="0"/>
          <w:divBdr>
            <w:top w:val="none" w:sz="0" w:space="0" w:color="auto"/>
            <w:left w:val="none" w:sz="0" w:space="0" w:color="auto"/>
            <w:bottom w:val="none" w:sz="0" w:space="0" w:color="auto"/>
            <w:right w:val="none" w:sz="0" w:space="0" w:color="auto"/>
          </w:divBdr>
          <w:divsChild>
            <w:div w:id="1596867146">
              <w:marLeft w:val="0"/>
              <w:marRight w:val="0"/>
              <w:marTop w:val="0"/>
              <w:marBottom w:val="0"/>
              <w:divBdr>
                <w:top w:val="none" w:sz="0" w:space="0" w:color="auto"/>
                <w:left w:val="none" w:sz="0" w:space="0" w:color="auto"/>
                <w:bottom w:val="none" w:sz="0" w:space="0" w:color="auto"/>
                <w:right w:val="none" w:sz="0" w:space="0" w:color="auto"/>
              </w:divBdr>
              <w:divsChild>
                <w:div w:id="1193610023">
                  <w:marLeft w:val="0"/>
                  <w:marRight w:val="0"/>
                  <w:marTop w:val="0"/>
                  <w:marBottom w:val="0"/>
                  <w:divBdr>
                    <w:top w:val="none" w:sz="0" w:space="0" w:color="auto"/>
                    <w:left w:val="none" w:sz="0" w:space="0" w:color="auto"/>
                    <w:bottom w:val="none" w:sz="0" w:space="0" w:color="auto"/>
                    <w:right w:val="none" w:sz="0" w:space="0" w:color="auto"/>
                  </w:divBdr>
                  <w:divsChild>
                    <w:div w:id="577256174">
                      <w:marLeft w:val="0"/>
                      <w:marRight w:val="0"/>
                      <w:marTop w:val="0"/>
                      <w:marBottom w:val="0"/>
                      <w:divBdr>
                        <w:top w:val="none" w:sz="0" w:space="0" w:color="auto"/>
                        <w:left w:val="none" w:sz="0" w:space="0" w:color="auto"/>
                        <w:bottom w:val="none" w:sz="0" w:space="0" w:color="auto"/>
                        <w:right w:val="none" w:sz="0" w:space="0" w:color="auto"/>
                      </w:divBdr>
                      <w:divsChild>
                        <w:div w:id="1203202310">
                          <w:marLeft w:val="0"/>
                          <w:marRight w:val="0"/>
                          <w:marTop w:val="0"/>
                          <w:marBottom w:val="0"/>
                          <w:divBdr>
                            <w:top w:val="none" w:sz="0" w:space="0" w:color="auto"/>
                            <w:left w:val="none" w:sz="0" w:space="0" w:color="auto"/>
                            <w:bottom w:val="none" w:sz="0" w:space="0" w:color="auto"/>
                            <w:right w:val="none" w:sz="0" w:space="0" w:color="auto"/>
                          </w:divBdr>
                          <w:divsChild>
                            <w:div w:id="79526502">
                              <w:marLeft w:val="0"/>
                              <w:marRight w:val="300"/>
                              <w:marTop w:val="180"/>
                              <w:marBottom w:val="0"/>
                              <w:divBdr>
                                <w:top w:val="none" w:sz="0" w:space="0" w:color="auto"/>
                                <w:left w:val="none" w:sz="0" w:space="0" w:color="auto"/>
                                <w:bottom w:val="none" w:sz="0" w:space="0" w:color="auto"/>
                                <w:right w:val="none" w:sz="0" w:space="0" w:color="auto"/>
                              </w:divBdr>
                              <w:divsChild>
                                <w:div w:id="89620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8689566">
          <w:marLeft w:val="0"/>
          <w:marRight w:val="0"/>
          <w:marTop w:val="0"/>
          <w:marBottom w:val="0"/>
          <w:divBdr>
            <w:top w:val="none" w:sz="0" w:space="0" w:color="auto"/>
            <w:left w:val="none" w:sz="0" w:space="0" w:color="auto"/>
            <w:bottom w:val="none" w:sz="0" w:space="0" w:color="auto"/>
            <w:right w:val="none" w:sz="0" w:space="0" w:color="auto"/>
          </w:divBdr>
          <w:divsChild>
            <w:div w:id="2038459334">
              <w:marLeft w:val="0"/>
              <w:marRight w:val="0"/>
              <w:marTop w:val="0"/>
              <w:marBottom w:val="0"/>
              <w:divBdr>
                <w:top w:val="none" w:sz="0" w:space="0" w:color="auto"/>
                <w:left w:val="none" w:sz="0" w:space="0" w:color="auto"/>
                <w:bottom w:val="none" w:sz="0" w:space="0" w:color="auto"/>
                <w:right w:val="none" w:sz="0" w:space="0" w:color="auto"/>
              </w:divBdr>
              <w:divsChild>
                <w:div w:id="920287387">
                  <w:marLeft w:val="0"/>
                  <w:marRight w:val="0"/>
                  <w:marTop w:val="0"/>
                  <w:marBottom w:val="0"/>
                  <w:divBdr>
                    <w:top w:val="none" w:sz="0" w:space="0" w:color="auto"/>
                    <w:left w:val="none" w:sz="0" w:space="0" w:color="auto"/>
                    <w:bottom w:val="none" w:sz="0" w:space="0" w:color="auto"/>
                    <w:right w:val="none" w:sz="0" w:space="0" w:color="auto"/>
                  </w:divBdr>
                  <w:divsChild>
                    <w:div w:id="1620796311">
                      <w:marLeft w:val="0"/>
                      <w:marRight w:val="0"/>
                      <w:marTop w:val="0"/>
                      <w:marBottom w:val="0"/>
                      <w:divBdr>
                        <w:top w:val="none" w:sz="0" w:space="0" w:color="auto"/>
                        <w:left w:val="none" w:sz="0" w:space="0" w:color="auto"/>
                        <w:bottom w:val="none" w:sz="0" w:space="0" w:color="auto"/>
                        <w:right w:val="none" w:sz="0" w:space="0" w:color="auto"/>
                      </w:divBdr>
                      <w:divsChild>
                        <w:div w:id="134539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5441723">
      <w:bodyDiv w:val="1"/>
      <w:marLeft w:val="0"/>
      <w:marRight w:val="0"/>
      <w:marTop w:val="0"/>
      <w:marBottom w:val="0"/>
      <w:divBdr>
        <w:top w:val="none" w:sz="0" w:space="0" w:color="auto"/>
        <w:left w:val="none" w:sz="0" w:space="0" w:color="auto"/>
        <w:bottom w:val="none" w:sz="0" w:space="0" w:color="auto"/>
        <w:right w:val="none" w:sz="0" w:space="0" w:color="auto"/>
      </w:divBdr>
    </w:div>
    <w:div w:id="802964585">
      <w:bodyDiv w:val="1"/>
      <w:marLeft w:val="0"/>
      <w:marRight w:val="0"/>
      <w:marTop w:val="0"/>
      <w:marBottom w:val="0"/>
      <w:divBdr>
        <w:top w:val="none" w:sz="0" w:space="0" w:color="auto"/>
        <w:left w:val="none" w:sz="0" w:space="0" w:color="auto"/>
        <w:bottom w:val="none" w:sz="0" w:space="0" w:color="auto"/>
        <w:right w:val="none" w:sz="0" w:space="0" w:color="auto"/>
      </w:divBdr>
    </w:div>
    <w:div w:id="869759757">
      <w:bodyDiv w:val="1"/>
      <w:marLeft w:val="0"/>
      <w:marRight w:val="0"/>
      <w:marTop w:val="0"/>
      <w:marBottom w:val="0"/>
      <w:divBdr>
        <w:top w:val="none" w:sz="0" w:space="0" w:color="auto"/>
        <w:left w:val="none" w:sz="0" w:space="0" w:color="auto"/>
        <w:bottom w:val="none" w:sz="0" w:space="0" w:color="auto"/>
        <w:right w:val="none" w:sz="0" w:space="0" w:color="auto"/>
      </w:divBdr>
    </w:div>
    <w:div w:id="910887608">
      <w:bodyDiv w:val="1"/>
      <w:marLeft w:val="0"/>
      <w:marRight w:val="0"/>
      <w:marTop w:val="0"/>
      <w:marBottom w:val="0"/>
      <w:divBdr>
        <w:top w:val="none" w:sz="0" w:space="0" w:color="auto"/>
        <w:left w:val="none" w:sz="0" w:space="0" w:color="auto"/>
        <w:bottom w:val="none" w:sz="0" w:space="0" w:color="auto"/>
        <w:right w:val="none" w:sz="0" w:space="0" w:color="auto"/>
      </w:divBdr>
    </w:div>
    <w:div w:id="918756952">
      <w:bodyDiv w:val="1"/>
      <w:marLeft w:val="0"/>
      <w:marRight w:val="0"/>
      <w:marTop w:val="0"/>
      <w:marBottom w:val="0"/>
      <w:divBdr>
        <w:top w:val="none" w:sz="0" w:space="0" w:color="auto"/>
        <w:left w:val="none" w:sz="0" w:space="0" w:color="auto"/>
        <w:bottom w:val="none" w:sz="0" w:space="0" w:color="auto"/>
        <w:right w:val="none" w:sz="0" w:space="0" w:color="auto"/>
      </w:divBdr>
      <w:divsChild>
        <w:div w:id="394083380">
          <w:marLeft w:val="0"/>
          <w:marRight w:val="0"/>
          <w:marTop w:val="0"/>
          <w:marBottom w:val="0"/>
          <w:divBdr>
            <w:top w:val="none" w:sz="0" w:space="0" w:color="auto"/>
            <w:left w:val="none" w:sz="0" w:space="0" w:color="auto"/>
            <w:bottom w:val="none" w:sz="0" w:space="0" w:color="auto"/>
            <w:right w:val="none" w:sz="0" w:space="0" w:color="auto"/>
          </w:divBdr>
        </w:div>
        <w:div w:id="662273541">
          <w:marLeft w:val="0"/>
          <w:marRight w:val="0"/>
          <w:marTop w:val="0"/>
          <w:marBottom w:val="0"/>
          <w:divBdr>
            <w:top w:val="none" w:sz="0" w:space="0" w:color="auto"/>
            <w:left w:val="none" w:sz="0" w:space="0" w:color="auto"/>
            <w:bottom w:val="none" w:sz="0" w:space="0" w:color="auto"/>
            <w:right w:val="none" w:sz="0" w:space="0" w:color="auto"/>
          </w:divBdr>
        </w:div>
        <w:div w:id="776221367">
          <w:marLeft w:val="0"/>
          <w:marRight w:val="0"/>
          <w:marTop w:val="0"/>
          <w:marBottom w:val="0"/>
          <w:divBdr>
            <w:top w:val="none" w:sz="0" w:space="0" w:color="auto"/>
            <w:left w:val="none" w:sz="0" w:space="0" w:color="auto"/>
            <w:bottom w:val="none" w:sz="0" w:space="0" w:color="auto"/>
            <w:right w:val="none" w:sz="0" w:space="0" w:color="auto"/>
          </w:divBdr>
        </w:div>
        <w:div w:id="867723586">
          <w:marLeft w:val="0"/>
          <w:marRight w:val="0"/>
          <w:marTop w:val="0"/>
          <w:marBottom w:val="0"/>
          <w:divBdr>
            <w:top w:val="none" w:sz="0" w:space="0" w:color="auto"/>
            <w:left w:val="none" w:sz="0" w:space="0" w:color="auto"/>
            <w:bottom w:val="none" w:sz="0" w:space="0" w:color="auto"/>
            <w:right w:val="none" w:sz="0" w:space="0" w:color="auto"/>
          </w:divBdr>
        </w:div>
        <w:div w:id="908924228">
          <w:marLeft w:val="0"/>
          <w:marRight w:val="0"/>
          <w:marTop w:val="0"/>
          <w:marBottom w:val="0"/>
          <w:divBdr>
            <w:top w:val="none" w:sz="0" w:space="0" w:color="auto"/>
            <w:left w:val="none" w:sz="0" w:space="0" w:color="auto"/>
            <w:bottom w:val="none" w:sz="0" w:space="0" w:color="auto"/>
            <w:right w:val="none" w:sz="0" w:space="0" w:color="auto"/>
          </w:divBdr>
        </w:div>
        <w:div w:id="964197821">
          <w:marLeft w:val="0"/>
          <w:marRight w:val="0"/>
          <w:marTop w:val="0"/>
          <w:marBottom w:val="0"/>
          <w:divBdr>
            <w:top w:val="none" w:sz="0" w:space="0" w:color="auto"/>
            <w:left w:val="none" w:sz="0" w:space="0" w:color="auto"/>
            <w:bottom w:val="none" w:sz="0" w:space="0" w:color="auto"/>
            <w:right w:val="none" w:sz="0" w:space="0" w:color="auto"/>
          </w:divBdr>
        </w:div>
        <w:div w:id="1230186903">
          <w:marLeft w:val="0"/>
          <w:marRight w:val="0"/>
          <w:marTop w:val="0"/>
          <w:marBottom w:val="0"/>
          <w:divBdr>
            <w:top w:val="none" w:sz="0" w:space="0" w:color="auto"/>
            <w:left w:val="none" w:sz="0" w:space="0" w:color="auto"/>
            <w:bottom w:val="none" w:sz="0" w:space="0" w:color="auto"/>
            <w:right w:val="none" w:sz="0" w:space="0" w:color="auto"/>
          </w:divBdr>
        </w:div>
        <w:div w:id="1418090028">
          <w:marLeft w:val="0"/>
          <w:marRight w:val="0"/>
          <w:marTop w:val="0"/>
          <w:marBottom w:val="0"/>
          <w:divBdr>
            <w:top w:val="none" w:sz="0" w:space="0" w:color="auto"/>
            <w:left w:val="none" w:sz="0" w:space="0" w:color="auto"/>
            <w:bottom w:val="none" w:sz="0" w:space="0" w:color="auto"/>
            <w:right w:val="none" w:sz="0" w:space="0" w:color="auto"/>
          </w:divBdr>
        </w:div>
        <w:div w:id="1532457377">
          <w:marLeft w:val="0"/>
          <w:marRight w:val="0"/>
          <w:marTop w:val="0"/>
          <w:marBottom w:val="0"/>
          <w:divBdr>
            <w:top w:val="none" w:sz="0" w:space="0" w:color="auto"/>
            <w:left w:val="none" w:sz="0" w:space="0" w:color="auto"/>
            <w:bottom w:val="none" w:sz="0" w:space="0" w:color="auto"/>
            <w:right w:val="none" w:sz="0" w:space="0" w:color="auto"/>
          </w:divBdr>
        </w:div>
        <w:div w:id="1622297592">
          <w:marLeft w:val="0"/>
          <w:marRight w:val="0"/>
          <w:marTop w:val="0"/>
          <w:marBottom w:val="0"/>
          <w:divBdr>
            <w:top w:val="none" w:sz="0" w:space="0" w:color="auto"/>
            <w:left w:val="none" w:sz="0" w:space="0" w:color="auto"/>
            <w:bottom w:val="none" w:sz="0" w:space="0" w:color="auto"/>
            <w:right w:val="none" w:sz="0" w:space="0" w:color="auto"/>
          </w:divBdr>
        </w:div>
        <w:div w:id="1909923851">
          <w:marLeft w:val="0"/>
          <w:marRight w:val="0"/>
          <w:marTop w:val="0"/>
          <w:marBottom w:val="0"/>
          <w:divBdr>
            <w:top w:val="none" w:sz="0" w:space="0" w:color="auto"/>
            <w:left w:val="none" w:sz="0" w:space="0" w:color="auto"/>
            <w:bottom w:val="none" w:sz="0" w:space="0" w:color="auto"/>
            <w:right w:val="none" w:sz="0" w:space="0" w:color="auto"/>
          </w:divBdr>
        </w:div>
        <w:div w:id="1963460316">
          <w:marLeft w:val="0"/>
          <w:marRight w:val="0"/>
          <w:marTop w:val="0"/>
          <w:marBottom w:val="0"/>
          <w:divBdr>
            <w:top w:val="none" w:sz="0" w:space="0" w:color="auto"/>
            <w:left w:val="none" w:sz="0" w:space="0" w:color="auto"/>
            <w:bottom w:val="none" w:sz="0" w:space="0" w:color="auto"/>
            <w:right w:val="none" w:sz="0" w:space="0" w:color="auto"/>
          </w:divBdr>
        </w:div>
      </w:divsChild>
    </w:div>
    <w:div w:id="949555748">
      <w:bodyDiv w:val="1"/>
      <w:marLeft w:val="0"/>
      <w:marRight w:val="0"/>
      <w:marTop w:val="0"/>
      <w:marBottom w:val="0"/>
      <w:divBdr>
        <w:top w:val="none" w:sz="0" w:space="0" w:color="auto"/>
        <w:left w:val="none" w:sz="0" w:space="0" w:color="auto"/>
        <w:bottom w:val="none" w:sz="0" w:space="0" w:color="auto"/>
        <w:right w:val="none" w:sz="0" w:space="0" w:color="auto"/>
      </w:divBdr>
    </w:div>
    <w:div w:id="968432774">
      <w:bodyDiv w:val="1"/>
      <w:marLeft w:val="0"/>
      <w:marRight w:val="0"/>
      <w:marTop w:val="0"/>
      <w:marBottom w:val="0"/>
      <w:divBdr>
        <w:top w:val="none" w:sz="0" w:space="0" w:color="auto"/>
        <w:left w:val="none" w:sz="0" w:space="0" w:color="auto"/>
        <w:bottom w:val="none" w:sz="0" w:space="0" w:color="auto"/>
        <w:right w:val="none" w:sz="0" w:space="0" w:color="auto"/>
      </w:divBdr>
      <w:divsChild>
        <w:div w:id="15081749">
          <w:marLeft w:val="0"/>
          <w:marRight w:val="0"/>
          <w:marTop w:val="0"/>
          <w:marBottom w:val="0"/>
          <w:divBdr>
            <w:top w:val="none" w:sz="0" w:space="0" w:color="auto"/>
            <w:left w:val="none" w:sz="0" w:space="0" w:color="auto"/>
            <w:bottom w:val="none" w:sz="0" w:space="0" w:color="auto"/>
            <w:right w:val="none" w:sz="0" w:space="0" w:color="auto"/>
          </w:divBdr>
        </w:div>
        <w:div w:id="1493987506">
          <w:marLeft w:val="0"/>
          <w:marRight w:val="0"/>
          <w:marTop w:val="0"/>
          <w:marBottom w:val="0"/>
          <w:divBdr>
            <w:top w:val="none" w:sz="0" w:space="0" w:color="auto"/>
            <w:left w:val="none" w:sz="0" w:space="0" w:color="auto"/>
            <w:bottom w:val="none" w:sz="0" w:space="0" w:color="auto"/>
            <w:right w:val="none" w:sz="0" w:space="0" w:color="auto"/>
          </w:divBdr>
        </w:div>
        <w:div w:id="1898399317">
          <w:marLeft w:val="0"/>
          <w:marRight w:val="0"/>
          <w:marTop w:val="0"/>
          <w:marBottom w:val="0"/>
          <w:divBdr>
            <w:top w:val="none" w:sz="0" w:space="0" w:color="auto"/>
            <w:left w:val="none" w:sz="0" w:space="0" w:color="auto"/>
            <w:bottom w:val="none" w:sz="0" w:space="0" w:color="auto"/>
            <w:right w:val="none" w:sz="0" w:space="0" w:color="auto"/>
          </w:divBdr>
        </w:div>
      </w:divsChild>
    </w:div>
    <w:div w:id="977683484">
      <w:bodyDiv w:val="1"/>
      <w:marLeft w:val="0"/>
      <w:marRight w:val="0"/>
      <w:marTop w:val="0"/>
      <w:marBottom w:val="0"/>
      <w:divBdr>
        <w:top w:val="none" w:sz="0" w:space="0" w:color="auto"/>
        <w:left w:val="none" w:sz="0" w:space="0" w:color="auto"/>
        <w:bottom w:val="none" w:sz="0" w:space="0" w:color="auto"/>
        <w:right w:val="none" w:sz="0" w:space="0" w:color="auto"/>
      </w:divBdr>
    </w:div>
    <w:div w:id="1017388834">
      <w:bodyDiv w:val="1"/>
      <w:marLeft w:val="0"/>
      <w:marRight w:val="0"/>
      <w:marTop w:val="0"/>
      <w:marBottom w:val="0"/>
      <w:divBdr>
        <w:top w:val="none" w:sz="0" w:space="0" w:color="auto"/>
        <w:left w:val="none" w:sz="0" w:space="0" w:color="auto"/>
        <w:bottom w:val="none" w:sz="0" w:space="0" w:color="auto"/>
        <w:right w:val="none" w:sz="0" w:space="0" w:color="auto"/>
      </w:divBdr>
    </w:div>
    <w:div w:id="1077287180">
      <w:bodyDiv w:val="1"/>
      <w:marLeft w:val="0"/>
      <w:marRight w:val="0"/>
      <w:marTop w:val="0"/>
      <w:marBottom w:val="0"/>
      <w:divBdr>
        <w:top w:val="none" w:sz="0" w:space="0" w:color="auto"/>
        <w:left w:val="none" w:sz="0" w:space="0" w:color="auto"/>
        <w:bottom w:val="none" w:sz="0" w:space="0" w:color="auto"/>
        <w:right w:val="none" w:sz="0" w:space="0" w:color="auto"/>
      </w:divBdr>
      <w:divsChild>
        <w:div w:id="1990674093">
          <w:marLeft w:val="0"/>
          <w:marRight w:val="0"/>
          <w:marTop w:val="0"/>
          <w:marBottom w:val="0"/>
          <w:divBdr>
            <w:top w:val="none" w:sz="0" w:space="0" w:color="auto"/>
            <w:left w:val="none" w:sz="0" w:space="0" w:color="auto"/>
            <w:bottom w:val="none" w:sz="0" w:space="0" w:color="auto"/>
            <w:right w:val="none" w:sz="0" w:space="0" w:color="auto"/>
          </w:divBdr>
        </w:div>
        <w:div w:id="74666126">
          <w:marLeft w:val="0"/>
          <w:marRight w:val="0"/>
          <w:marTop w:val="0"/>
          <w:marBottom w:val="0"/>
          <w:divBdr>
            <w:top w:val="none" w:sz="0" w:space="0" w:color="auto"/>
            <w:left w:val="none" w:sz="0" w:space="0" w:color="auto"/>
            <w:bottom w:val="none" w:sz="0" w:space="0" w:color="auto"/>
            <w:right w:val="none" w:sz="0" w:space="0" w:color="auto"/>
          </w:divBdr>
        </w:div>
        <w:div w:id="2095666057">
          <w:marLeft w:val="0"/>
          <w:marRight w:val="0"/>
          <w:marTop w:val="0"/>
          <w:marBottom w:val="0"/>
          <w:divBdr>
            <w:top w:val="none" w:sz="0" w:space="0" w:color="auto"/>
            <w:left w:val="none" w:sz="0" w:space="0" w:color="auto"/>
            <w:bottom w:val="none" w:sz="0" w:space="0" w:color="auto"/>
            <w:right w:val="none" w:sz="0" w:space="0" w:color="auto"/>
          </w:divBdr>
        </w:div>
        <w:div w:id="1420562355">
          <w:marLeft w:val="0"/>
          <w:marRight w:val="0"/>
          <w:marTop w:val="0"/>
          <w:marBottom w:val="0"/>
          <w:divBdr>
            <w:top w:val="none" w:sz="0" w:space="0" w:color="auto"/>
            <w:left w:val="none" w:sz="0" w:space="0" w:color="auto"/>
            <w:bottom w:val="none" w:sz="0" w:space="0" w:color="auto"/>
            <w:right w:val="none" w:sz="0" w:space="0" w:color="auto"/>
          </w:divBdr>
        </w:div>
        <w:div w:id="1243105957">
          <w:marLeft w:val="0"/>
          <w:marRight w:val="0"/>
          <w:marTop w:val="0"/>
          <w:marBottom w:val="0"/>
          <w:divBdr>
            <w:top w:val="none" w:sz="0" w:space="0" w:color="auto"/>
            <w:left w:val="none" w:sz="0" w:space="0" w:color="auto"/>
            <w:bottom w:val="none" w:sz="0" w:space="0" w:color="auto"/>
            <w:right w:val="none" w:sz="0" w:space="0" w:color="auto"/>
          </w:divBdr>
        </w:div>
      </w:divsChild>
    </w:div>
    <w:div w:id="1106459303">
      <w:bodyDiv w:val="1"/>
      <w:marLeft w:val="0"/>
      <w:marRight w:val="0"/>
      <w:marTop w:val="0"/>
      <w:marBottom w:val="0"/>
      <w:divBdr>
        <w:top w:val="none" w:sz="0" w:space="0" w:color="auto"/>
        <w:left w:val="none" w:sz="0" w:space="0" w:color="auto"/>
        <w:bottom w:val="none" w:sz="0" w:space="0" w:color="auto"/>
        <w:right w:val="none" w:sz="0" w:space="0" w:color="auto"/>
      </w:divBdr>
      <w:divsChild>
        <w:div w:id="323780260">
          <w:marLeft w:val="0"/>
          <w:marRight w:val="0"/>
          <w:marTop w:val="0"/>
          <w:marBottom w:val="0"/>
          <w:divBdr>
            <w:top w:val="none" w:sz="0" w:space="0" w:color="auto"/>
            <w:left w:val="none" w:sz="0" w:space="0" w:color="auto"/>
            <w:bottom w:val="none" w:sz="0" w:space="0" w:color="auto"/>
            <w:right w:val="none" w:sz="0" w:space="0" w:color="auto"/>
          </w:divBdr>
        </w:div>
        <w:div w:id="357317066">
          <w:marLeft w:val="0"/>
          <w:marRight w:val="0"/>
          <w:marTop w:val="0"/>
          <w:marBottom w:val="0"/>
          <w:divBdr>
            <w:top w:val="none" w:sz="0" w:space="0" w:color="auto"/>
            <w:left w:val="none" w:sz="0" w:space="0" w:color="auto"/>
            <w:bottom w:val="none" w:sz="0" w:space="0" w:color="auto"/>
            <w:right w:val="none" w:sz="0" w:space="0" w:color="auto"/>
          </w:divBdr>
        </w:div>
        <w:div w:id="361631196">
          <w:marLeft w:val="0"/>
          <w:marRight w:val="0"/>
          <w:marTop w:val="0"/>
          <w:marBottom w:val="0"/>
          <w:divBdr>
            <w:top w:val="none" w:sz="0" w:space="0" w:color="auto"/>
            <w:left w:val="none" w:sz="0" w:space="0" w:color="auto"/>
            <w:bottom w:val="none" w:sz="0" w:space="0" w:color="auto"/>
            <w:right w:val="none" w:sz="0" w:space="0" w:color="auto"/>
          </w:divBdr>
        </w:div>
        <w:div w:id="1120686425">
          <w:marLeft w:val="0"/>
          <w:marRight w:val="0"/>
          <w:marTop w:val="0"/>
          <w:marBottom w:val="0"/>
          <w:divBdr>
            <w:top w:val="none" w:sz="0" w:space="0" w:color="auto"/>
            <w:left w:val="none" w:sz="0" w:space="0" w:color="auto"/>
            <w:bottom w:val="none" w:sz="0" w:space="0" w:color="auto"/>
            <w:right w:val="none" w:sz="0" w:space="0" w:color="auto"/>
          </w:divBdr>
        </w:div>
        <w:div w:id="1957520608">
          <w:marLeft w:val="0"/>
          <w:marRight w:val="0"/>
          <w:marTop w:val="0"/>
          <w:marBottom w:val="0"/>
          <w:divBdr>
            <w:top w:val="none" w:sz="0" w:space="0" w:color="auto"/>
            <w:left w:val="none" w:sz="0" w:space="0" w:color="auto"/>
            <w:bottom w:val="none" w:sz="0" w:space="0" w:color="auto"/>
            <w:right w:val="none" w:sz="0" w:space="0" w:color="auto"/>
          </w:divBdr>
        </w:div>
      </w:divsChild>
    </w:div>
    <w:div w:id="1227229344">
      <w:bodyDiv w:val="1"/>
      <w:marLeft w:val="0"/>
      <w:marRight w:val="0"/>
      <w:marTop w:val="0"/>
      <w:marBottom w:val="0"/>
      <w:divBdr>
        <w:top w:val="none" w:sz="0" w:space="0" w:color="auto"/>
        <w:left w:val="none" w:sz="0" w:space="0" w:color="auto"/>
        <w:bottom w:val="none" w:sz="0" w:space="0" w:color="auto"/>
        <w:right w:val="none" w:sz="0" w:space="0" w:color="auto"/>
      </w:divBdr>
      <w:divsChild>
        <w:div w:id="120809181">
          <w:marLeft w:val="0"/>
          <w:marRight w:val="0"/>
          <w:marTop w:val="0"/>
          <w:marBottom w:val="0"/>
          <w:divBdr>
            <w:top w:val="none" w:sz="0" w:space="0" w:color="auto"/>
            <w:left w:val="none" w:sz="0" w:space="0" w:color="auto"/>
            <w:bottom w:val="none" w:sz="0" w:space="0" w:color="auto"/>
            <w:right w:val="none" w:sz="0" w:space="0" w:color="auto"/>
          </w:divBdr>
        </w:div>
        <w:div w:id="395200410">
          <w:marLeft w:val="0"/>
          <w:marRight w:val="0"/>
          <w:marTop w:val="0"/>
          <w:marBottom w:val="0"/>
          <w:divBdr>
            <w:top w:val="none" w:sz="0" w:space="0" w:color="auto"/>
            <w:left w:val="none" w:sz="0" w:space="0" w:color="auto"/>
            <w:bottom w:val="none" w:sz="0" w:space="0" w:color="auto"/>
            <w:right w:val="none" w:sz="0" w:space="0" w:color="auto"/>
          </w:divBdr>
        </w:div>
        <w:div w:id="435447922">
          <w:marLeft w:val="0"/>
          <w:marRight w:val="0"/>
          <w:marTop w:val="0"/>
          <w:marBottom w:val="0"/>
          <w:divBdr>
            <w:top w:val="none" w:sz="0" w:space="0" w:color="auto"/>
            <w:left w:val="none" w:sz="0" w:space="0" w:color="auto"/>
            <w:bottom w:val="none" w:sz="0" w:space="0" w:color="auto"/>
            <w:right w:val="none" w:sz="0" w:space="0" w:color="auto"/>
          </w:divBdr>
        </w:div>
        <w:div w:id="1022247246">
          <w:marLeft w:val="0"/>
          <w:marRight w:val="0"/>
          <w:marTop w:val="0"/>
          <w:marBottom w:val="0"/>
          <w:divBdr>
            <w:top w:val="none" w:sz="0" w:space="0" w:color="auto"/>
            <w:left w:val="none" w:sz="0" w:space="0" w:color="auto"/>
            <w:bottom w:val="none" w:sz="0" w:space="0" w:color="auto"/>
            <w:right w:val="none" w:sz="0" w:space="0" w:color="auto"/>
          </w:divBdr>
        </w:div>
        <w:div w:id="1056510485">
          <w:marLeft w:val="0"/>
          <w:marRight w:val="0"/>
          <w:marTop w:val="0"/>
          <w:marBottom w:val="0"/>
          <w:divBdr>
            <w:top w:val="none" w:sz="0" w:space="0" w:color="auto"/>
            <w:left w:val="none" w:sz="0" w:space="0" w:color="auto"/>
            <w:bottom w:val="none" w:sz="0" w:space="0" w:color="auto"/>
            <w:right w:val="none" w:sz="0" w:space="0" w:color="auto"/>
          </w:divBdr>
        </w:div>
        <w:div w:id="1062099826">
          <w:marLeft w:val="0"/>
          <w:marRight w:val="0"/>
          <w:marTop w:val="0"/>
          <w:marBottom w:val="0"/>
          <w:divBdr>
            <w:top w:val="none" w:sz="0" w:space="0" w:color="auto"/>
            <w:left w:val="none" w:sz="0" w:space="0" w:color="auto"/>
            <w:bottom w:val="none" w:sz="0" w:space="0" w:color="auto"/>
            <w:right w:val="none" w:sz="0" w:space="0" w:color="auto"/>
          </w:divBdr>
        </w:div>
        <w:div w:id="1078554869">
          <w:marLeft w:val="0"/>
          <w:marRight w:val="0"/>
          <w:marTop w:val="0"/>
          <w:marBottom w:val="0"/>
          <w:divBdr>
            <w:top w:val="none" w:sz="0" w:space="0" w:color="auto"/>
            <w:left w:val="none" w:sz="0" w:space="0" w:color="auto"/>
            <w:bottom w:val="none" w:sz="0" w:space="0" w:color="auto"/>
            <w:right w:val="none" w:sz="0" w:space="0" w:color="auto"/>
          </w:divBdr>
        </w:div>
        <w:div w:id="1492284480">
          <w:marLeft w:val="0"/>
          <w:marRight w:val="0"/>
          <w:marTop w:val="0"/>
          <w:marBottom w:val="0"/>
          <w:divBdr>
            <w:top w:val="none" w:sz="0" w:space="0" w:color="auto"/>
            <w:left w:val="none" w:sz="0" w:space="0" w:color="auto"/>
            <w:bottom w:val="none" w:sz="0" w:space="0" w:color="auto"/>
            <w:right w:val="none" w:sz="0" w:space="0" w:color="auto"/>
          </w:divBdr>
        </w:div>
        <w:div w:id="1515460124">
          <w:marLeft w:val="0"/>
          <w:marRight w:val="0"/>
          <w:marTop w:val="0"/>
          <w:marBottom w:val="0"/>
          <w:divBdr>
            <w:top w:val="none" w:sz="0" w:space="0" w:color="auto"/>
            <w:left w:val="none" w:sz="0" w:space="0" w:color="auto"/>
            <w:bottom w:val="none" w:sz="0" w:space="0" w:color="auto"/>
            <w:right w:val="none" w:sz="0" w:space="0" w:color="auto"/>
          </w:divBdr>
        </w:div>
        <w:div w:id="1774980744">
          <w:marLeft w:val="0"/>
          <w:marRight w:val="0"/>
          <w:marTop w:val="0"/>
          <w:marBottom w:val="0"/>
          <w:divBdr>
            <w:top w:val="none" w:sz="0" w:space="0" w:color="auto"/>
            <w:left w:val="none" w:sz="0" w:space="0" w:color="auto"/>
            <w:bottom w:val="none" w:sz="0" w:space="0" w:color="auto"/>
            <w:right w:val="none" w:sz="0" w:space="0" w:color="auto"/>
          </w:divBdr>
        </w:div>
        <w:div w:id="1945140932">
          <w:marLeft w:val="0"/>
          <w:marRight w:val="0"/>
          <w:marTop w:val="0"/>
          <w:marBottom w:val="0"/>
          <w:divBdr>
            <w:top w:val="none" w:sz="0" w:space="0" w:color="auto"/>
            <w:left w:val="none" w:sz="0" w:space="0" w:color="auto"/>
            <w:bottom w:val="none" w:sz="0" w:space="0" w:color="auto"/>
            <w:right w:val="none" w:sz="0" w:space="0" w:color="auto"/>
          </w:divBdr>
        </w:div>
        <w:div w:id="2106418702">
          <w:marLeft w:val="0"/>
          <w:marRight w:val="0"/>
          <w:marTop w:val="0"/>
          <w:marBottom w:val="0"/>
          <w:divBdr>
            <w:top w:val="none" w:sz="0" w:space="0" w:color="auto"/>
            <w:left w:val="none" w:sz="0" w:space="0" w:color="auto"/>
            <w:bottom w:val="none" w:sz="0" w:space="0" w:color="auto"/>
            <w:right w:val="none" w:sz="0" w:space="0" w:color="auto"/>
          </w:divBdr>
        </w:div>
      </w:divsChild>
    </w:div>
    <w:div w:id="1261178907">
      <w:bodyDiv w:val="1"/>
      <w:marLeft w:val="0"/>
      <w:marRight w:val="0"/>
      <w:marTop w:val="0"/>
      <w:marBottom w:val="0"/>
      <w:divBdr>
        <w:top w:val="none" w:sz="0" w:space="0" w:color="auto"/>
        <w:left w:val="none" w:sz="0" w:space="0" w:color="auto"/>
        <w:bottom w:val="none" w:sz="0" w:space="0" w:color="auto"/>
        <w:right w:val="none" w:sz="0" w:space="0" w:color="auto"/>
      </w:divBdr>
    </w:div>
    <w:div w:id="1353141825">
      <w:bodyDiv w:val="1"/>
      <w:marLeft w:val="0"/>
      <w:marRight w:val="0"/>
      <w:marTop w:val="0"/>
      <w:marBottom w:val="0"/>
      <w:divBdr>
        <w:top w:val="none" w:sz="0" w:space="0" w:color="auto"/>
        <w:left w:val="none" w:sz="0" w:space="0" w:color="auto"/>
        <w:bottom w:val="none" w:sz="0" w:space="0" w:color="auto"/>
        <w:right w:val="none" w:sz="0" w:space="0" w:color="auto"/>
      </w:divBdr>
    </w:div>
    <w:div w:id="1367802307">
      <w:bodyDiv w:val="1"/>
      <w:marLeft w:val="0"/>
      <w:marRight w:val="0"/>
      <w:marTop w:val="0"/>
      <w:marBottom w:val="0"/>
      <w:divBdr>
        <w:top w:val="none" w:sz="0" w:space="0" w:color="auto"/>
        <w:left w:val="none" w:sz="0" w:space="0" w:color="auto"/>
        <w:bottom w:val="none" w:sz="0" w:space="0" w:color="auto"/>
        <w:right w:val="none" w:sz="0" w:space="0" w:color="auto"/>
      </w:divBdr>
    </w:div>
    <w:div w:id="1386371227">
      <w:bodyDiv w:val="1"/>
      <w:marLeft w:val="0"/>
      <w:marRight w:val="0"/>
      <w:marTop w:val="0"/>
      <w:marBottom w:val="0"/>
      <w:divBdr>
        <w:top w:val="none" w:sz="0" w:space="0" w:color="auto"/>
        <w:left w:val="none" w:sz="0" w:space="0" w:color="auto"/>
        <w:bottom w:val="none" w:sz="0" w:space="0" w:color="auto"/>
        <w:right w:val="none" w:sz="0" w:space="0" w:color="auto"/>
      </w:divBdr>
    </w:div>
    <w:div w:id="1489785907">
      <w:bodyDiv w:val="1"/>
      <w:marLeft w:val="0"/>
      <w:marRight w:val="0"/>
      <w:marTop w:val="0"/>
      <w:marBottom w:val="0"/>
      <w:divBdr>
        <w:top w:val="none" w:sz="0" w:space="0" w:color="auto"/>
        <w:left w:val="none" w:sz="0" w:space="0" w:color="auto"/>
        <w:bottom w:val="none" w:sz="0" w:space="0" w:color="auto"/>
        <w:right w:val="none" w:sz="0" w:space="0" w:color="auto"/>
      </w:divBdr>
    </w:div>
    <w:div w:id="1641182086">
      <w:bodyDiv w:val="1"/>
      <w:marLeft w:val="0"/>
      <w:marRight w:val="0"/>
      <w:marTop w:val="0"/>
      <w:marBottom w:val="0"/>
      <w:divBdr>
        <w:top w:val="none" w:sz="0" w:space="0" w:color="auto"/>
        <w:left w:val="none" w:sz="0" w:space="0" w:color="auto"/>
        <w:bottom w:val="none" w:sz="0" w:space="0" w:color="auto"/>
        <w:right w:val="none" w:sz="0" w:space="0" w:color="auto"/>
      </w:divBdr>
    </w:div>
    <w:div w:id="1659571559">
      <w:bodyDiv w:val="1"/>
      <w:marLeft w:val="0"/>
      <w:marRight w:val="0"/>
      <w:marTop w:val="0"/>
      <w:marBottom w:val="0"/>
      <w:divBdr>
        <w:top w:val="none" w:sz="0" w:space="0" w:color="auto"/>
        <w:left w:val="none" w:sz="0" w:space="0" w:color="auto"/>
        <w:bottom w:val="none" w:sz="0" w:space="0" w:color="auto"/>
        <w:right w:val="none" w:sz="0" w:space="0" w:color="auto"/>
      </w:divBdr>
    </w:div>
    <w:div w:id="1663006224">
      <w:bodyDiv w:val="1"/>
      <w:marLeft w:val="0"/>
      <w:marRight w:val="0"/>
      <w:marTop w:val="0"/>
      <w:marBottom w:val="0"/>
      <w:divBdr>
        <w:top w:val="none" w:sz="0" w:space="0" w:color="auto"/>
        <w:left w:val="none" w:sz="0" w:space="0" w:color="auto"/>
        <w:bottom w:val="none" w:sz="0" w:space="0" w:color="auto"/>
        <w:right w:val="none" w:sz="0" w:space="0" w:color="auto"/>
      </w:divBdr>
    </w:div>
    <w:div w:id="1710182296">
      <w:bodyDiv w:val="1"/>
      <w:marLeft w:val="0"/>
      <w:marRight w:val="0"/>
      <w:marTop w:val="0"/>
      <w:marBottom w:val="0"/>
      <w:divBdr>
        <w:top w:val="none" w:sz="0" w:space="0" w:color="auto"/>
        <w:left w:val="none" w:sz="0" w:space="0" w:color="auto"/>
        <w:bottom w:val="none" w:sz="0" w:space="0" w:color="auto"/>
        <w:right w:val="none" w:sz="0" w:space="0" w:color="auto"/>
      </w:divBdr>
    </w:div>
    <w:div w:id="1712268407">
      <w:bodyDiv w:val="1"/>
      <w:marLeft w:val="0"/>
      <w:marRight w:val="0"/>
      <w:marTop w:val="0"/>
      <w:marBottom w:val="0"/>
      <w:divBdr>
        <w:top w:val="none" w:sz="0" w:space="0" w:color="auto"/>
        <w:left w:val="none" w:sz="0" w:space="0" w:color="auto"/>
        <w:bottom w:val="none" w:sz="0" w:space="0" w:color="auto"/>
        <w:right w:val="none" w:sz="0" w:space="0" w:color="auto"/>
      </w:divBdr>
    </w:div>
    <w:div w:id="1745372463">
      <w:bodyDiv w:val="1"/>
      <w:marLeft w:val="0"/>
      <w:marRight w:val="0"/>
      <w:marTop w:val="0"/>
      <w:marBottom w:val="0"/>
      <w:divBdr>
        <w:top w:val="none" w:sz="0" w:space="0" w:color="auto"/>
        <w:left w:val="none" w:sz="0" w:space="0" w:color="auto"/>
        <w:bottom w:val="none" w:sz="0" w:space="0" w:color="auto"/>
        <w:right w:val="none" w:sz="0" w:space="0" w:color="auto"/>
      </w:divBdr>
    </w:div>
    <w:div w:id="1751732143">
      <w:bodyDiv w:val="1"/>
      <w:marLeft w:val="0"/>
      <w:marRight w:val="0"/>
      <w:marTop w:val="0"/>
      <w:marBottom w:val="0"/>
      <w:divBdr>
        <w:top w:val="none" w:sz="0" w:space="0" w:color="auto"/>
        <w:left w:val="none" w:sz="0" w:space="0" w:color="auto"/>
        <w:bottom w:val="none" w:sz="0" w:space="0" w:color="auto"/>
        <w:right w:val="none" w:sz="0" w:space="0" w:color="auto"/>
      </w:divBdr>
    </w:div>
    <w:div w:id="1803696653">
      <w:bodyDiv w:val="1"/>
      <w:marLeft w:val="0"/>
      <w:marRight w:val="0"/>
      <w:marTop w:val="0"/>
      <w:marBottom w:val="0"/>
      <w:divBdr>
        <w:top w:val="none" w:sz="0" w:space="0" w:color="auto"/>
        <w:left w:val="none" w:sz="0" w:space="0" w:color="auto"/>
        <w:bottom w:val="none" w:sz="0" w:space="0" w:color="auto"/>
        <w:right w:val="none" w:sz="0" w:space="0" w:color="auto"/>
      </w:divBdr>
    </w:div>
    <w:div w:id="1810896606">
      <w:bodyDiv w:val="1"/>
      <w:marLeft w:val="0"/>
      <w:marRight w:val="0"/>
      <w:marTop w:val="0"/>
      <w:marBottom w:val="0"/>
      <w:divBdr>
        <w:top w:val="none" w:sz="0" w:space="0" w:color="auto"/>
        <w:left w:val="none" w:sz="0" w:space="0" w:color="auto"/>
        <w:bottom w:val="none" w:sz="0" w:space="0" w:color="auto"/>
        <w:right w:val="none" w:sz="0" w:space="0" w:color="auto"/>
      </w:divBdr>
    </w:div>
    <w:div w:id="1828129195">
      <w:bodyDiv w:val="1"/>
      <w:marLeft w:val="0"/>
      <w:marRight w:val="0"/>
      <w:marTop w:val="0"/>
      <w:marBottom w:val="0"/>
      <w:divBdr>
        <w:top w:val="none" w:sz="0" w:space="0" w:color="auto"/>
        <w:left w:val="none" w:sz="0" w:space="0" w:color="auto"/>
        <w:bottom w:val="none" w:sz="0" w:space="0" w:color="auto"/>
        <w:right w:val="none" w:sz="0" w:space="0" w:color="auto"/>
      </w:divBdr>
    </w:div>
    <w:div w:id="1847086740">
      <w:bodyDiv w:val="1"/>
      <w:marLeft w:val="0"/>
      <w:marRight w:val="0"/>
      <w:marTop w:val="0"/>
      <w:marBottom w:val="0"/>
      <w:divBdr>
        <w:top w:val="none" w:sz="0" w:space="0" w:color="auto"/>
        <w:left w:val="none" w:sz="0" w:space="0" w:color="auto"/>
        <w:bottom w:val="none" w:sz="0" w:space="0" w:color="auto"/>
        <w:right w:val="none" w:sz="0" w:space="0" w:color="auto"/>
      </w:divBdr>
    </w:div>
    <w:div w:id="1871914089">
      <w:bodyDiv w:val="1"/>
      <w:marLeft w:val="0"/>
      <w:marRight w:val="0"/>
      <w:marTop w:val="0"/>
      <w:marBottom w:val="0"/>
      <w:divBdr>
        <w:top w:val="none" w:sz="0" w:space="0" w:color="auto"/>
        <w:left w:val="none" w:sz="0" w:space="0" w:color="auto"/>
        <w:bottom w:val="none" w:sz="0" w:space="0" w:color="auto"/>
        <w:right w:val="none" w:sz="0" w:space="0" w:color="auto"/>
      </w:divBdr>
      <w:divsChild>
        <w:div w:id="1366976996">
          <w:marLeft w:val="0"/>
          <w:marRight w:val="0"/>
          <w:marTop w:val="0"/>
          <w:marBottom w:val="0"/>
          <w:divBdr>
            <w:top w:val="none" w:sz="0" w:space="0" w:color="auto"/>
            <w:left w:val="none" w:sz="0" w:space="0" w:color="auto"/>
            <w:bottom w:val="none" w:sz="0" w:space="0" w:color="auto"/>
            <w:right w:val="none" w:sz="0" w:space="0" w:color="auto"/>
          </w:divBdr>
        </w:div>
      </w:divsChild>
    </w:div>
    <w:div w:id="1883009486">
      <w:bodyDiv w:val="1"/>
      <w:marLeft w:val="0"/>
      <w:marRight w:val="0"/>
      <w:marTop w:val="0"/>
      <w:marBottom w:val="0"/>
      <w:divBdr>
        <w:top w:val="none" w:sz="0" w:space="0" w:color="auto"/>
        <w:left w:val="none" w:sz="0" w:space="0" w:color="auto"/>
        <w:bottom w:val="none" w:sz="0" w:space="0" w:color="auto"/>
        <w:right w:val="none" w:sz="0" w:space="0" w:color="auto"/>
      </w:divBdr>
      <w:divsChild>
        <w:div w:id="874653682">
          <w:marLeft w:val="0"/>
          <w:marRight w:val="0"/>
          <w:marTop w:val="0"/>
          <w:marBottom w:val="0"/>
          <w:divBdr>
            <w:top w:val="none" w:sz="0" w:space="0" w:color="auto"/>
            <w:left w:val="none" w:sz="0" w:space="0" w:color="auto"/>
            <w:bottom w:val="none" w:sz="0" w:space="0" w:color="auto"/>
            <w:right w:val="none" w:sz="0" w:space="0" w:color="auto"/>
          </w:divBdr>
        </w:div>
        <w:div w:id="97139075">
          <w:marLeft w:val="0"/>
          <w:marRight w:val="0"/>
          <w:marTop w:val="0"/>
          <w:marBottom w:val="0"/>
          <w:divBdr>
            <w:top w:val="none" w:sz="0" w:space="0" w:color="auto"/>
            <w:left w:val="none" w:sz="0" w:space="0" w:color="auto"/>
            <w:bottom w:val="none" w:sz="0" w:space="0" w:color="auto"/>
            <w:right w:val="none" w:sz="0" w:space="0" w:color="auto"/>
          </w:divBdr>
        </w:div>
      </w:divsChild>
    </w:div>
    <w:div w:id="1955557872">
      <w:bodyDiv w:val="1"/>
      <w:marLeft w:val="0"/>
      <w:marRight w:val="0"/>
      <w:marTop w:val="0"/>
      <w:marBottom w:val="0"/>
      <w:divBdr>
        <w:top w:val="none" w:sz="0" w:space="0" w:color="auto"/>
        <w:left w:val="none" w:sz="0" w:space="0" w:color="auto"/>
        <w:bottom w:val="none" w:sz="0" w:space="0" w:color="auto"/>
        <w:right w:val="none" w:sz="0" w:space="0" w:color="auto"/>
      </w:divBdr>
    </w:div>
    <w:div w:id="1999962482">
      <w:bodyDiv w:val="1"/>
      <w:marLeft w:val="0"/>
      <w:marRight w:val="0"/>
      <w:marTop w:val="0"/>
      <w:marBottom w:val="0"/>
      <w:divBdr>
        <w:top w:val="none" w:sz="0" w:space="0" w:color="auto"/>
        <w:left w:val="none" w:sz="0" w:space="0" w:color="auto"/>
        <w:bottom w:val="none" w:sz="0" w:space="0" w:color="auto"/>
        <w:right w:val="none" w:sz="0" w:space="0" w:color="auto"/>
      </w:divBdr>
    </w:div>
    <w:div w:id="2013027824">
      <w:bodyDiv w:val="1"/>
      <w:marLeft w:val="0"/>
      <w:marRight w:val="0"/>
      <w:marTop w:val="0"/>
      <w:marBottom w:val="0"/>
      <w:divBdr>
        <w:top w:val="none" w:sz="0" w:space="0" w:color="auto"/>
        <w:left w:val="none" w:sz="0" w:space="0" w:color="auto"/>
        <w:bottom w:val="none" w:sz="0" w:space="0" w:color="auto"/>
        <w:right w:val="none" w:sz="0" w:space="0" w:color="auto"/>
      </w:divBdr>
      <w:divsChild>
        <w:div w:id="1735011286">
          <w:marLeft w:val="0"/>
          <w:marRight w:val="0"/>
          <w:marTop w:val="0"/>
          <w:marBottom w:val="0"/>
          <w:divBdr>
            <w:top w:val="none" w:sz="0" w:space="0" w:color="auto"/>
            <w:left w:val="none" w:sz="0" w:space="0" w:color="auto"/>
            <w:bottom w:val="none" w:sz="0" w:space="0" w:color="auto"/>
            <w:right w:val="none" w:sz="0" w:space="0" w:color="auto"/>
          </w:divBdr>
        </w:div>
        <w:div w:id="1106117546">
          <w:marLeft w:val="0"/>
          <w:marRight w:val="0"/>
          <w:marTop w:val="0"/>
          <w:marBottom w:val="0"/>
          <w:divBdr>
            <w:top w:val="none" w:sz="0" w:space="0" w:color="auto"/>
            <w:left w:val="none" w:sz="0" w:space="0" w:color="auto"/>
            <w:bottom w:val="none" w:sz="0" w:space="0" w:color="auto"/>
            <w:right w:val="none" w:sz="0" w:space="0" w:color="auto"/>
          </w:divBdr>
        </w:div>
        <w:div w:id="1252088057">
          <w:marLeft w:val="0"/>
          <w:marRight w:val="0"/>
          <w:marTop w:val="0"/>
          <w:marBottom w:val="0"/>
          <w:divBdr>
            <w:top w:val="none" w:sz="0" w:space="0" w:color="auto"/>
            <w:left w:val="none" w:sz="0" w:space="0" w:color="auto"/>
            <w:bottom w:val="none" w:sz="0" w:space="0" w:color="auto"/>
            <w:right w:val="none" w:sz="0" w:space="0" w:color="auto"/>
          </w:divBdr>
        </w:div>
        <w:div w:id="1774781185">
          <w:marLeft w:val="0"/>
          <w:marRight w:val="0"/>
          <w:marTop w:val="0"/>
          <w:marBottom w:val="0"/>
          <w:divBdr>
            <w:top w:val="none" w:sz="0" w:space="0" w:color="auto"/>
            <w:left w:val="none" w:sz="0" w:space="0" w:color="auto"/>
            <w:bottom w:val="none" w:sz="0" w:space="0" w:color="auto"/>
            <w:right w:val="none" w:sz="0" w:space="0" w:color="auto"/>
          </w:divBdr>
        </w:div>
        <w:div w:id="885918297">
          <w:marLeft w:val="0"/>
          <w:marRight w:val="0"/>
          <w:marTop w:val="0"/>
          <w:marBottom w:val="0"/>
          <w:divBdr>
            <w:top w:val="none" w:sz="0" w:space="0" w:color="auto"/>
            <w:left w:val="none" w:sz="0" w:space="0" w:color="auto"/>
            <w:bottom w:val="none" w:sz="0" w:space="0" w:color="auto"/>
            <w:right w:val="none" w:sz="0" w:space="0" w:color="auto"/>
          </w:divBdr>
        </w:div>
      </w:divsChild>
    </w:div>
    <w:div w:id="2022195133">
      <w:bodyDiv w:val="1"/>
      <w:marLeft w:val="0"/>
      <w:marRight w:val="0"/>
      <w:marTop w:val="0"/>
      <w:marBottom w:val="0"/>
      <w:divBdr>
        <w:top w:val="none" w:sz="0" w:space="0" w:color="auto"/>
        <w:left w:val="none" w:sz="0" w:space="0" w:color="auto"/>
        <w:bottom w:val="none" w:sz="0" w:space="0" w:color="auto"/>
        <w:right w:val="none" w:sz="0" w:space="0" w:color="auto"/>
      </w:divBdr>
      <w:divsChild>
        <w:div w:id="57410907">
          <w:marLeft w:val="0"/>
          <w:marRight w:val="0"/>
          <w:marTop w:val="0"/>
          <w:marBottom w:val="0"/>
          <w:divBdr>
            <w:top w:val="none" w:sz="0" w:space="0" w:color="auto"/>
            <w:left w:val="none" w:sz="0" w:space="0" w:color="auto"/>
            <w:bottom w:val="none" w:sz="0" w:space="0" w:color="auto"/>
            <w:right w:val="none" w:sz="0" w:space="0" w:color="auto"/>
          </w:divBdr>
        </w:div>
        <w:div w:id="180898152">
          <w:marLeft w:val="0"/>
          <w:marRight w:val="0"/>
          <w:marTop w:val="0"/>
          <w:marBottom w:val="0"/>
          <w:divBdr>
            <w:top w:val="none" w:sz="0" w:space="0" w:color="auto"/>
            <w:left w:val="none" w:sz="0" w:space="0" w:color="auto"/>
            <w:bottom w:val="none" w:sz="0" w:space="0" w:color="auto"/>
            <w:right w:val="none" w:sz="0" w:space="0" w:color="auto"/>
          </w:divBdr>
        </w:div>
        <w:div w:id="248275770">
          <w:marLeft w:val="0"/>
          <w:marRight w:val="0"/>
          <w:marTop w:val="0"/>
          <w:marBottom w:val="0"/>
          <w:divBdr>
            <w:top w:val="none" w:sz="0" w:space="0" w:color="auto"/>
            <w:left w:val="none" w:sz="0" w:space="0" w:color="auto"/>
            <w:bottom w:val="none" w:sz="0" w:space="0" w:color="auto"/>
            <w:right w:val="none" w:sz="0" w:space="0" w:color="auto"/>
          </w:divBdr>
        </w:div>
        <w:div w:id="440956180">
          <w:marLeft w:val="0"/>
          <w:marRight w:val="0"/>
          <w:marTop w:val="0"/>
          <w:marBottom w:val="0"/>
          <w:divBdr>
            <w:top w:val="none" w:sz="0" w:space="0" w:color="auto"/>
            <w:left w:val="none" w:sz="0" w:space="0" w:color="auto"/>
            <w:bottom w:val="none" w:sz="0" w:space="0" w:color="auto"/>
            <w:right w:val="none" w:sz="0" w:space="0" w:color="auto"/>
          </w:divBdr>
        </w:div>
        <w:div w:id="465895457">
          <w:marLeft w:val="0"/>
          <w:marRight w:val="0"/>
          <w:marTop w:val="0"/>
          <w:marBottom w:val="0"/>
          <w:divBdr>
            <w:top w:val="none" w:sz="0" w:space="0" w:color="auto"/>
            <w:left w:val="none" w:sz="0" w:space="0" w:color="auto"/>
            <w:bottom w:val="none" w:sz="0" w:space="0" w:color="auto"/>
            <w:right w:val="none" w:sz="0" w:space="0" w:color="auto"/>
          </w:divBdr>
        </w:div>
        <w:div w:id="650209732">
          <w:marLeft w:val="0"/>
          <w:marRight w:val="0"/>
          <w:marTop w:val="0"/>
          <w:marBottom w:val="0"/>
          <w:divBdr>
            <w:top w:val="none" w:sz="0" w:space="0" w:color="auto"/>
            <w:left w:val="none" w:sz="0" w:space="0" w:color="auto"/>
            <w:bottom w:val="none" w:sz="0" w:space="0" w:color="auto"/>
            <w:right w:val="none" w:sz="0" w:space="0" w:color="auto"/>
          </w:divBdr>
        </w:div>
        <w:div w:id="667176628">
          <w:marLeft w:val="0"/>
          <w:marRight w:val="0"/>
          <w:marTop w:val="0"/>
          <w:marBottom w:val="0"/>
          <w:divBdr>
            <w:top w:val="none" w:sz="0" w:space="0" w:color="auto"/>
            <w:left w:val="none" w:sz="0" w:space="0" w:color="auto"/>
            <w:bottom w:val="none" w:sz="0" w:space="0" w:color="auto"/>
            <w:right w:val="none" w:sz="0" w:space="0" w:color="auto"/>
          </w:divBdr>
        </w:div>
        <w:div w:id="668749921">
          <w:marLeft w:val="0"/>
          <w:marRight w:val="0"/>
          <w:marTop w:val="0"/>
          <w:marBottom w:val="0"/>
          <w:divBdr>
            <w:top w:val="none" w:sz="0" w:space="0" w:color="auto"/>
            <w:left w:val="none" w:sz="0" w:space="0" w:color="auto"/>
            <w:bottom w:val="none" w:sz="0" w:space="0" w:color="auto"/>
            <w:right w:val="none" w:sz="0" w:space="0" w:color="auto"/>
          </w:divBdr>
        </w:div>
        <w:div w:id="866023040">
          <w:marLeft w:val="0"/>
          <w:marRight w:val="0"/>
          <w:marTop w:val="0"/>
          <w:marBottom w:val="0"/>
          <w:divBdr>
            <w:top w:val="none" w:sz="0" w:space="0" w:color="auto"/>
            <w:left w:val="none" w:sz="0" w:space="0" w:color="auto"/>
            <w:bottom w:val="none" w:sz="0" w:space="0" w:color="auto"/>
            <w:right w:val="none" w:sz="0" w:space="0" w:color="auto"/>
          </w:divBdr>
        </w:div>
        <w:div w:id="962266396">
          <w:marLeft w:val="0"/>
          <w:marRight w:val="0"/>
          <w:marTop w:val="0"/>
          <w:marBottom w:val="0"/>
          <w:divBdr>
            <w:top w:val="none" w:sz="0" w:space="0" w:color="auto"/>
            <w:left w:val="none" w:sz="0" w:space="0" w:color="auto"/>
            <w:bottom w:val="none" w:sz="0" w:space="0" w:color="auto"/>
            <w:right w:val="none" w:sz="0" w:space="0" w:color="auto"/>
          </w:divBdr>
        </w:div>
        <w:div w:id="1062678191">
          <w:marLeft w:val="0"/>
          <w:marRight w:val="0"/>
          <w:marTop w:val="0"/>
          <w:marBottom w:val="0"/>
          <w:divBdr>
            <w:top w:val="none" w:sz="0" w:space="0" w:color="auto"/>
            <w:left w:val="none" w:sz="0" w:space="0" w:color="auto"/>
            <w:bottom w:val="none" w:sz="0" w:space="0" w:color="auto"/>
            <w:right w:val="none" w:sz="0" w:space="0" w:color="auto"/>
          </w:divBdr>
        </w:div>
        <w:div w:id="1191797006">
          <w:marLeft w:val="0"/>
          <w:marRight w:val="0"/>
          <w:marTop w:val="0"/>
          <w:marBottom w:val="0"/>
          <w:divBdr>
            <w:top w:val="none" w:sz="0" w:space="0" w:color="auto"/>
            <w:left w:val="none" w:sz="0" w:space="0" w:color="auto"/>
            <w:bottom w:val="none" w:sz="0" w:space="0" w:color="auto"/>
            <w:right w:val="none" w:sz="0" w:space="0" w:color="auto"/>
          </w:divBdr>
        </w:div>
        <w:div w:id="1614944218">
          <w:marLeft w:val="0"/>
          <w:marRight w:val="0"/>
          <w:marTop w:val="0"/>
          <w:marBottom w:val="0"/>
          <w:divBdr>
            <w:top w:val="none" w:sz="0" w:space="0" w:color="auto"/>
            <w:left w:val="none" w:sz="0" w:space="0" w:color="auto"/>
            <w:bottom w:val="none" w:sz="0" w:space="0" w:color="auto"/>
            <w:right w:val="none" w:sz="0" w:space="0" w:color="auto"/>
          </w:divBdr>
        </w:div>
        <w:div w:id="1704282382">
          <w:marLeft w:val="0"/>
          <w:marRight w:val="0"/>
          <w:marTop w:val="0"/>
          <w:marBottom w:val="0"/>
          <w:divBdr>
            <w:top w:val="none" w:sz="0" w:space="0" w:color="auto"/>
            <w:left w:val="none" w:sz="0" w:space="0" w:color="auto"/>
            <w:bottom w:val="none" w:sz="0" w:space="0" w:color="auto"/>
            <w:right w:val="none" w:sz="0" w:space="0" w:color="auto"/>
          </w:divBdr>
        </w:div>
        <w:div w:id="1874951791">
          <w:marLeft w:val="0"/>
          <w:marRight w:val="0"/>
          <w:marTop w:val="0"/>
          <w:marBottom w:val="0"/>
          <w:divBdr>
            <w:top w:val="none" w:sz="0" w:space="0" w:color="auto"/>
            <w:left w:val="none" w:sz="0" w:space="0" w:color="auto"/>
            <w:bottom w:val="none" w:sz="0" w:space="0" w:color="auto"/>
            <w:right w:val="none" w:sz="0" w:space="0" w:color="auto"/>
          </w:divBdr>
        </w:div>
        <w:div w:id="1901090234">
          <w:marLeft w:val="0"/>
          <w:marRight w:val="0"/>
          <w:marTop w:val="0"/>
          <w:marBottom w:val="0"/>
          <w:divBdr>
            <w:top w:val="none" w:sz="0" w:space="0" w:color="auto"/>
            <w:left w:val="none" w:sz="0" w:space="0" w:color="auto"/>
            <w:bottom w:val="none" w:sz="0" w:space="0" w:color="auto"/>
            <w:right w:val="none" w:sz="0" w:space="0" w:color="auto"/>
          </w:divBdr>
        </w:div>
        <w:div w:id="1952780169">
          <w:marLeft w:val="0"/>
          <w:marRight w:val="0"/>
          <w:marTop w:val="0"/>
          <w:marBottom w:val="0"/>
          <w:divBdr>
            <w:top w:val="none" w:sz="0" w:space="0" w:color="auto"/>
            <w:left w:val="none" w:sz="0" w:space="0" w:color="auto"/>
            <w:bottom w:val="none" w:sz="0" w:space="0" w:color="auto"/>
            <w:right w:val="none" w:sz="0" w:space="0" w:color="auto"/>
          </w:divBdr>
        </w:div>
        <w:div w:id="2064253017">
          <w:marLeft w:val="0"/>
          <w:marRight w:val="0"/>
          <w:marTop w:val="0"/>
          <w:marBottom w:val="0"/>
          <w:divBdr>
            <w:top w:val="none" w:sz="0" w:space="0" w:color="auto"/>
            <w:left w:val="none" w:sz="0" w:space="0" w:color="auto"/>
            <w:bottom w:val="none" w:sz="0" w:space="0" w:color="auto"/>
            <w:right w:val="none" w:sz="0" w:space="0" w:color="auto"/>
          </w:divBdr>
        </w:div>
      </w:divsChild>
    </w:div>
    <w:div w:id="2046321913">
      <w:bodyDiv w:val="1"/>
      <w:marLeft w:val="0"/>
      <w:marRight w:val="0"/>
      <w:marTop w:val="0"/>
      <w:marBottom w:val="0"/>
      <w:divBdr>
        <w:top w:val="none" w:sz="0" w:space="0" w:color="auto"/>
        <w:left w:val="none" w:sz="0" w:space="0" w:color="auto"/>
        <w:bottom w:val="none" w:sz="0" w:space="0" w:color="auto"/>
        <w:right w:val="none" w:sz="0" w:space="0" w:color="auto"/>
      </w:divBdr>
    </w:div>
    <w:div w:id="2075006025">
      <w:bodyDiv w:val="1"/>
      <w:marLeft w:val="0"/>
      <w:marRight w:val="0"/>
      <w:marTop w:val="0"/>
      <w:marBottom w:val="0"/>
      <w:divBdr>
        <w:top w:val="none" w:sz="0" w:space="0" w:color="auto"/>
        <w:left w:val="none" w:sz="0" w:space="0" w:color="auto"/>
        <w:bottom w:val="none" w:sz="0" w:space="0" w:color="auto"/>
        <w:right w:val="none" w:sz="0" w:space="0" w:color="auto"/>
      </w:divBdr>
      <w:divsChild>
        <w:div w:id="25185555">
          <w:marLeft w:val="0"/>
          <w:marRight w:val="0"/>
          <w:marTop w:val="0"/>
          <w:marBottom w:val="0"/>
          <w:divBdr>
            <w:top w:val="none" w:sz="0" w:space="0" w:color="auto"/>
            <w:left w:val="none" w:sz="0" w:space="0" w:color="auto"/>
            <w:bottom w:val="none" w:sz="0" w:space="0" w:color="auto"/>
            <w:right w:val="none" w:sz="0" w:space="0" w:color="auto"/>
          </w:divBdr>
        </w:div>
        <w:div w:id="977106689">
          <w:marLeft w:val="0"/>
          <w:marRight w:val="0"/>
          <w:marTop w:val="0"/>
          <w:marBottom w:val="0"/>
          <w:divBdr>
            <w:top w:val="none" w:sz="0" w:space="0" w:color="auto"/>
            <w:left w:val="none" w:sz="0" w:space="0" w:color="auto"/>
            <w:bottom w:val="none" w:sz="0" w:space="0" w:color="auto"/>
            <w:right w:val="none" w:sz="0" w:space="0" w:color="auto"/>
          </w:divBdr>
        </w:div>
        <w:div w:id="1118374147">
          <w:marLeft w:val="0"/>
          <w:marRight w:val="0"/>
          <w:marTop w:val="0"/>
          <w:marBottom w:val="0"/>
          <w:divBdr>
            <w:top w:val="none" w:sz="0" w:space="0" w:color="auto"/>
            <w:left w:val="none" w:sz="0" w:space="0" w:color="auto"/>
            <w:bottom w:val="none" w:sz="0" w:space="0" w:color="auto"/>
            <w:right w:val="none" w:sz="0" w:space="0" w:color="auto"/>
          </w:divBdr>
        </w:div>
        <w:div w:id="1495025307">
          <w:marLeft w:val="0"/>
          <w:marRight w:val="0"/>
          <w:marTop w:val="0"/>
          <w:marBottom w:val="0"/>
          <w:divBdr>
            <w:top w:val="none" w:sz="0" w:space="0" w:color="auto"/>
            <w:left w:val="none" w:sz="0" w:space="0" w:color="auto"/>
            <w:bottom w:val="none" w:sz="0" w:space="0" w:color="auto"/>
            <w:right w:val="none" w:sz="0" w:space="0" w:color="auto"/>
          </w:divBdr>
        </w:div>
      </w:divsChild>
    </w:div>
    <w:div w:id="2128112679">
      <w:bodyDiv w:val="1"/>
      <w:marLeft w:val="0"/>
      <w:marRight w:val="0"/>
      <w:marTop w:val="0"/>
      <w:marBottom w:val="0"/>
      <w:divBdr>
        <w:top w:val="none" w:sz="0" w:space="0" w:color="auto"/>
        <w:left w:val="none" w:sz="0" w:space="0" w:color="auto"/>
        <w:bottom w:val="none" w:sz="0" w:space="0" w:color="auto"/>
        <w:right w:val="none" w:sz="0" w:space="0" w:color="auto"/>
      </w:divBdr>
    </w:div>
    <w:div w:id="2133548643">
      <w:bodyDiv w:val="1"/>
      <w:marLeft w:val="0"/>
      <w:marRight w:val="0"/>
      <w:marTop w:val="0"/>
      <w:marBottom w:val="0"/>
      <w:divBdr>
        <w:top w:val="none" w:sz="0" w:space="0" w:color="auto"/>
        <w:left w:val="none" w:sz="0" w:space="0" w:color="auto"/>
        <w:bottom w:val="none" w:sz="0" w:space="0" w:color="auto"/>
        <w:right w:val="none" w:sz="0" w:space="0" w:color="auto"/>
      </w:divBdr>
      <w:divsChild>
        <w:div w:id="1330864127">
          <w:marLeft w:val="0"/>
          <w:marRight w:val="0"/>
          <w:marTop w:val="0"/>
          <w:marBottom w:val="0"/>
          <w:divBdr>
            <w:top w:val="none" w:sz="0" w:space="0" w:color="auto"/>
            <w:left w:val="none" w:sz="0" w:space="0" w:color="auto"/>
            <w:bottom w:val="none" w:sz="0" w:space="0" w:color="auto"/>
            <w:right w:val="none" w:sz="0" w:space="0" w:color="auto"/>
          </w:divBdr>
        </w:div>
        <w:div w:id="1587302395">
          <w:marLeft w:val="0"/>
          <w:marRight w:val="0"/>
          <w:marTop w:val="0"/>
          <w:marBottom w:val="0"/>
          <w:divBdr>
            <w:top w:val="none" w:sz="0" w:space="0" w:color="auto"/>
            <w:left w:val="none" w:sz="0" w:space="0" w:color="auto"/>
            <w:bottom w:val="none" w:sz="0" w:space="0" w:color="auto"/>
            <w:right w:val="none" w:sz="0" w:space="0" w:color="auto"/>
          </w:divBdr>
        </w:div>
        <w:div w:id="19622237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theme" Target="theme/theme1.xml"/><Relationship Id="rId10" Type="http://schemas.openxmlformats.org/officeDocument/2006/relationships/hyperlink" Target="https://thinhvu.com/productivity"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4.jpeg"/><Relationship Id="rId48" Type="http://schemas.microsoft.com/office/2011/relationships/people" Target="peop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0">
  <b:Source>
    <b:Tag>Tho08</b:Tag>
    <b:SourceType>Report</b:SourceType>
    <b:Guid>{860E41CF-16FE-4152-8EF1-DAF7790C9B74}</b:Guid>
    <b:Author>
      <b:Author>
        <b:NameList>
          <b:Person>
            <b:Last>Exploration</b:Last>
            <b:First>Thornburg</b:First>
            <b:Middle>Center for Space</b:Middle>
          </b:Person>
        </b:NameList>
      </b:Author>
    </b:Author>
    <b:Title>Why STEM Topics are Interrelated: The Importance of Interdisciplinary Studies in K-12 Education</b:Title>
    <b:Year>2008</b:Year>
    <b:RefOrder>1</b:RefOrder>
  </b:Source>
  <b:Source>
    <b:Tag>ACT17</b:Tag>
    <b:SourceType>Report</b:SourceType>
    <b:Guid>{89820746-CBBD-41CE-B11E-DDB4A55DAE44}</b:Guid>
    <b:Author>
      <b:Author>
        <b:NameList>
          <b:Person>
            <b:Last>ACT</b:Last>
          </b:Person>
        </b:NameList>
      </b:Author>
    </b:Author>
    <b:Title>STEM EDUCATION IN THE U.S</b:Title>
    <b:Year>2017</b:Year>
    <b:RefOrder>2</b:RefOrder>
  </b:Source>
  <b:Source>
    <b:Tag>VũH</b:Tag>
    <b:SourceType>Report</b:SourceType>
    <b:Guid>{2A5209EC-06D1-4D7C-B2A0-2846138F1636}</b:Guid>
    <b:Author>
      <b:Author>
        <b:NameList>
          <b:Person>
            <b:Last>Tiến</b:Last>
            <b:First>Vũ</b:First>
            <b:Middle>Hồng</b:Middle>
          </b:Person>
        </b:NameList>
      </b:Author>
    </b:Author>
    <b:Title>Một số phương pháp dạy học tích cực</b:Title>
    <b:RefOrder>3</b:RefOrder>
  </b:Source>
  <b:Source>
    <b:Tag>BỘG18</b:Tag>
    <b:SourceType>ConferenceProceedings</b:SourceType>
    <b:Guid>{FC76BB92-F4C8-426E-93A2-55D250AC31C8}</b:Guid>
    <b:Title>ĐỊNH HƢỚNG  GIÁO DỤC STEM TRONG TRƢỜNG TRUNG HỌC</b:Title>
    <b:Year>2018</b:Year>
    <b:Author>
      <b:Author>
        <b:NameList>
          <b:Person>
            <b:Last>TẠO</b:Last>
            <b:First>BỘ</b:First>
            <b:Middle>GIÁO DỤC VÀ ĐÀO</b:Middle>
          </b:Person>
        </b:NameList>
      </b:Author>
    </b:Author>
    <b:Pages>1-22</b:Pages>
    <b:RefOrder>4</b:RefOrder>
  </b:Source>
  <b:Source>
    <b:Tag>Cur15</b:Tag>
    <b:SourceType>Report</b:SourceType>
    <b:Guid>{B8617BB4-CF76-4582-B718-32652F5D5236}</b:Guid>
    <b:Author>
      <b:Author>
        <b:NameList>
          <b:Person>
            <b:Last>Council</b:Last>
            <b:First>Curriculum</b:First>
            <b:Middle>Development</b:Middle>
          </b:Person>
        </b:NameList>
      </b:Author>
    </b:Author>
    <b:Title>Promotion of STEM Education Unleashing Potential in Innovation</b:Title>
    <b:Year>2015</b:Year>
    <b:RefOrder>5</b:RefOrder>
  </b:Source>
  <b:Source>
    <b:Tag>ARe12</b:Tag>
    <b:SourceType>Book</b:SourceType>
    <b:Guid>{21998965-C17F-49EF-83F5-5F10FA3D966B}</b:Guid>
    <b:Title>STEM Education: Preparing for the Jobs of the Future</b:Title>
    <b:Year>April 2012</b:Year>
    <b:Author>
      <b:Author>
        <b:NameList>
          <b:Person>
            <b:Last>Joint Economic Committee Chairman’s Staff Senator Bob Casey</b:Last>
            <b:First>Chairman</b:First>
          </b:Person>
        </b:NameList>
      </b:Author>
    </b:Author>
    <b:RefOrder>6</b:RefOrder>
  </b:Source>
  <b:Source>
    <b:Tag>htt</b:Tag>
    <b:SourceType>Report</b:SourceType>
    <b:Guid>{61CBFD10-2E50-43A4-BDAD-428D138BFF41}</b:Guid>
    <b:Title>http://thoibaotaichinhvietnam.vn/pages/quoc-te/2015-12-08/10-quoc-gia-co-nen-khoa-hoc-ky-thuat-tien-tien-nhat-the-gioi-26818.aspx</b:Title>
    <b:RefOrder>7</b:RefOrder>
  </b:Source>
  <b:Source>
    <b:Tag>htt1</b:Tag>
    <b:SourceType>Report</b:SourceType>
    <b:Guid>{ABB933E5-F7E4-44B5-84EF-5F381F5B24ED}</b:Guid>
    <b:Title>http://truonghocketnoi.edu.vn/data/thuvien/DongPhD/hoclieu_3650611_1446867073.pdf</b:Title>
    <b:RefOrder>8</b:RefOrder>
  </b:Source>
  <b:Source>
    <b:Tag>Mar09</b:Tag>
    <b:SourceType>ConferenceProceedings</b:SourceType>
    <b:Guid>{26209597-110F-48A2-8895-80B71AC50AD6}</b:Guid>
    <b:Author>
      <b:Author>
        <b:NameList>
          <b:Person>
            <b:Last>Sanders</b:Last>
            <b:First>Mark</b:First>
          </b:Person>
        </b:NameList>
      </b:Author>
    </b:Author>
    <b:Title>STEM, STEM Education, STEMmania</b:Title>
    <b:Year>2009</b:Year>
    <b:RefOrder>9</b:RefOrder>
  </b:Source>
  <b:Source>
    <b:Tag>Ela14</b:Tag>
    <b:SourceType>Report</b:SourceType>
    <b:Guid>{7343838F-09B6-4F45-930B-EB46E6019D3D}</b:Guid>
    <b:Author>
      <b:Author>
        <b:NameList>
          <b:Person>
            <b:Last>Elaine J. Hom</b:Last>
            <b:First>LiveScience</b:First>
            <b:Middle>Contributor</b:Middle>
          </b:Person>
        </b:NameList>
      </b:Author>
    </b:Author>
    <b:Title>What is STEM Education?</b:Title>
    <b:Year>2014</b:Year>
    <b:RefOrder>10</b:RefOrder>
  </b:Source>
  <b:Source>
    <b:Tag>Aus18</b:Tag>
    <b:SourceType>Report</b:SourceType>
    <b:Guid>{2BFA6CC3-63B3-497B-ABB2-DB0803A3B2EB}</b:Guid>
    <b:Author>
      <b:Author>
        <b:NameList>
          <b:Person>
            <b:Last>Research</b:Last>
            <b:First>Australian</b:First>
            <b:Middle>Council for Educational</b:Middle>
          </b:Person>
        </b:NameList>
      </b:Author>
    </b:Author>
    <b:Title>CHALLENGES IN STEM LEARNING IN AUSTRALIAN SCHOOLS</b:Title>
    <b:Year>2018</b:Year>
    <b:RefOrder>11</b:RefOrder>
  </b:Source>
  <b:Source>
    <b:Tag>Hay09</b:Tag>
    <b:SourceType>Report</b:SourceType>
    <b:Guid>{0F34E5B3-78DE-4706-B18A-91C0D2067DBB}</b:Guid>
    <b:Author>
      <b:Author>
        <b:NameList>
          <b:Person>
            <b:Last>Hays Blaine Lantz</b:Last>
            <b:First> Jr., Ed.D</b:First>
          </b:Person>
        </b:NameList>
      </b:Author>
    </b:Author>
    <b:Title>Science, Technology, Engineering, and Mathematics (STEM) Education What Form? What Function?</b:Title>
    <b:Year>2009</b:Year>
    <b:RefOrder>12</b:RefOrder>
  </b:Source>
  <b:Source>
    <b:Tag>htt2</b:Tag>
    <b:SourceType>Report</b:SourceType>
    <b:Guid>{1AB2460A-7503-49F9-922E-ACDAC8EDE7F1}</b:Guid>
    <b:Title>https://hocvienkhampha.edu.vn/hieu-sao-cho-dung-ve-giao-duc-stem</b:Title>
    <b:RefOrder>13</b:RefOrder>
  </b:Source>
  <b:Source>
    <b:Tag>Mar161</b:Tag>
    <b:SourceType>Report</b:SourceType>
    <b:Guid>{18222F38-DD47-436F-BA1F-84CC4AD7F3CB}</b:Guid>
    <b:Author>
      <b:Author>
        <b:NameList>
          <b:Person>
            <b:Last>Windale</b:Last>
            <b:First>Mark</b:First>
          </b:Person>
        </b:NameList>
      </b:Author>
    </b:Author>
    <b:Title>“Giáo dục STEM bồi dưỡng những nhà đổi mới, sáng tạo trong tương lai”, Hội thảo Vai trò của nhà nước và các tổ chức cá nhân có liên quan trong việc xây dựng chiến lược phát triển giáo dục STEM,</b:Title>
    <b:Year>2016</b:Year>
    <b:City>Bộ Giáo dục và Đào tạo - Hội đồng Anh</b:City>
    <b:RefOrder>14</b:RefOrder>
  </b:Source>
  <b:Source>
    <b:Tag>USD071</b:Tag>
    <b:SourceType>Report</b:SourceType>
    <b:Guid>{176E8423-A194-4E06-AA8B-04BAAC668854}</b:Guid>
    <b:Author>
      <b:Author>
        <b:NameList>
          <b:Person>
            <b:Last>Education</b:Last>
            <b:First>U.S.</b:First>
            <b:Middle>Department of</b:Middle>
          </b:Person>
        </b:NameList>
      </b:Author>
    </b:Author>
    <b:Title>Report of the Academic Competitiveness Council</b:Title>
    <b:Year>2007</b:Year>
    <b:RefOrder>15</b:RefOrder>
  </b:Source>
  <b:Source>
    <b:Tag>HồS02</b:Tag>
    <b:SourceType>Report</b:SourceType>
    <b:Guid>{F74E4E41-2438-46BC-B1E0-EB26BF3A145F}</b:Guid>
    <b:Author>
      <b:Author>
        <b:NameList>
          <b:Person>
            <b:Last>biên)</b:Last>
            <b:First>Hồ</b:First>
            <b:Middle>Sĩ Đàm (Chủ</b:Middle>
          </b:Person>
        </b:NameList>
      </b:Author>
    </b:Author>
    <b:Title>Sách giáo viên Tin học </b:Title>
    <b:Year>2002</b:Year>
    <b:City>Nhà xuất bản Giáo dục và Đào tạo</b:City>
    <b:RefOrder>16</b:RefOrder>
  </b:Source>
  <b:Source>
    <b:Tag>Rod061</b:Tag>
    <b:SourceType>Report</b:SourceType>
    <b:Guid>{114EDF09-B806-4472-85A2-1406804CA46B}</b:Guid>
    <b:Author>
      <b:Author>
        <b:NameList>
          <b:Person>
            <b:Last>Rodger W. Bybee</b:Last>
            <b:First>Joseph</b:First>
            <b:Middle>A. Taylor, April Gardner, Pamela Van Scotter, Janet Carlson Powell, Anne Westbrook, and Nancy Landes</b:Middle>
          </b:Person>
        </b:NameList>
      </b:Author>
    </b:Author>
    <b:Title>The BSCS 5E Instructional Model: Origins and Effectiveness</b:Title>
    <b:Year>12 June 2006</b:Year>
    <b:City>Office of Science Education National Institutes of Health</b:City>
    <b:RefOrder>17</b:RefOrder>
  </b:Source>
</b:Sources>
</file>

<file path=customXml/itemProps1.xml><?xml version="1.0" encoding="utf-8"?>
<ds:datastoreItem xmlns:ds="http://schemas.openxmlformats.org/officeDocument/2006/customXml" ds:itemID="{4969CB74-17B1-490C-A872-A6810D6CFC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1279</TotalTime>
  <Pages>44</Pages>
  <Words>5632</Words>
  <Characters>32103</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VKU</Company>
  <LinksUpToDate>false</LinksUpToDate>
  <CharactersWithSpaces>37660</CharactersWithSpaces>
  <SharedDoc>false</SharedDoc>
  <HLinks>
    <vt:vector size="330" baseType="variant">
      <vt:variant>
        <vt:i4>2490373</vt:i4>
      </vt:variant>
      <vt:variant>
        <vt:i4>327</vt:i4>
      </vt:variant>
      <vt:variant>
        <vt:i4>0</vt:i4>
      </vt:variant>
      <vt:variant>
        <vt:i4>5</vt:i4>
      </vt:variant>
      <vt:variant>
        <vt:lpwstr/>
      </vt:variant>
      <vt:variant>
        <vt:lpwstr>_Toc3415706</vt:lpwstr>
      </vt:variant>
      <vt:variant>
        <vt:i4>3014664</vt:i4>
      </vt:variant>
      <vt:variant>
        <vt:i4>320</vt:i4>
      </vt:variant>
      <vt:variant>
        <vt:i4>0</vt:i4>
      </vt:variant>
      <vt:variant>
        <vt:i4>5</vt:i4>
      </vt:variant>
      <vt:variant>
        <vt:lpwstr/>
      </vt:variant>
      <vt:variant>
        <vt:lpwstr>_Toc7979896</vt:lpwstr>
      </vt:variant>
      <vt:variant>
        <vt:i4>3014664</vt:i4>
      </vt:variant>
      <vt:variant>
        <vt:i4>314</vt:i4>
      </vt:variant>
      <vt:variant>
        <vt:i4>0</vt:i4>
      </vt:variant>
      <vt:variant>
        <vt:i4>5</vt:i4>
      </vt:variant>
      <vt:variant>
        <vt:lpwstr/>
      </vt:variant>
      <vt:variant>
        <vt:lpwstr>_Toc7979895</vt:lpwstr>
      </vt:variant>
      <vt:variant>
        <vt:i4>3014664</vt:i4>
      </vt:variant>
      <vt:variant>
        <vt:i4>308</vt:i4>
      </vt:variant>
      <vt:variant>
        <vt:i4>0</vt:i4>
      </vt:variant>
      <vt:variant>
        <vt:i4>5</vt:i4>
      </vt:variant>
      <vt:variant>
        <vt:lpwstr/>
      </vt:variant>
      <vt:variant>
        <vt:lpwstr>_Toc7979893</vt:lpwstr>
      </vt:variant>
      <vt:variant>
        <vt:i4>3014664</vt:i4>
      </vt:variant>
      <vt:variant>
        <vt:i4>302</vt:i4>
      </vt:variant>
      <vt:variant>
        <vt:i4>0</vt:i4>
      </vt:variant>
      <vt:variant>
        <vt:i4>5</vt:i4>
      </vt:variant>
      <vt:variant>
        <vt:lpwstr/>
      </vt:variant>
      <vt:variant>
        <vt:lpwstr>_Toc7979892</vt:lpwstr>
      </vt:variant>
      <vt:variant>
        <vt:i4>3014664</vt:i4>
      </vt:variant>
      <vt:variant>
        <vt:i4>296</vt:i4>
      </vt:variant>
      <vt:variant>
        <vt:i4>0</vt:i4>
      </vt:variant>
      <vt:variant>
        <vt:i4>5</vt:i4>
      </vt:variant>
      <vt:variant>
        <vt:lpwstr/>
      </vt:variant>
      <vt:variant>
        <vt:lpwstr>_Toc7979891</vt:lpwstr>
      </vt:variant>
      <vt:variant>
        <vt:i4>3014664</vt:i4>
      </vt:variant>
      <vt:variant>
        <vt:i4>290</vt:i4>
      </vt:variant>
      <vt:variant>
        <vt:i4>0</vt:i4>
      </vt:variant>
      <vt:variant>
        <vt:i4>5</vt:i4>
      </vt:variant>
      <vt:variant>
        <vt:lpwstr/>
      </vt:variant>
      <vt:variant>
        <vt:lpwstr>_Toc7979890</vt:lpwstr>
      </vt:variant>
      <vt:variant>
        <vt:i4>3080200</vt:i4>
      </vt:variant>
      <vt:variant>
        <vt:i4>284</vt:i4>
      </vt:variant>
      <vt:variant>
        <vt:i4>0</vt:i4>
      </vt:variant>
      <vt:variant>
        <vt:i4>5</vt:i4>
      </vt:variant>
      <vt:variant>
        <vt:lpwstr/>
      </vt:variant>
      <vt:variant>
        <vt:lpwstr>_Toc7979889</vt:lpwstr>
      </vt:variant>
      <vt:variant>
        <vt:i4>3080200</vt:i4>
      </vt:variant>
      <vt:variant>
        <vt:i4>278</vt:i4>
      </vt:variant>
      <vt:variant>
        <vt:i4>0</vt:i4>
      </vt:variant>
      <vt:variant>
        <vt:i4>5</vt:i4>
      </vt:variant>
      <vt:variant>
        <vt:lpwstr/>
      </vt:variant>
      <vt:variant>
        <vt:lpwstr>_Toc7979888</vt:lpwstr>
      </vt:variant>
      <vt:variant>
        <vt:i4>3080200</vt:i4>
      </vt:variant>
      <vt:variant>
        <vt:i4>272</vt:i4>
      </vt:variant>
      <vt:variant>
        <vt:i4>0</vt:i4>
      </vt:variant>
      <vt:variant>
        <vt:i4>5</vt:i4>
      </vt:variant>
      <vt:variant>
        <vt:lpwstr/>
      </vt:variant>
      <vt:variant>
        <vt:lpwstr>_Toc7979887</vt:lpwstr>
      </vt:variant>
      <vt:variant>
        <vt:i4>3080200</vt:i4>
      </vt:variant>
      <vt:variant>
        <vt:i4>266</vt:i4>
      </vt:variant>
      <vt:variant>
        <vt:i4>0</vt:i4>
      </vt:variant>
      <vt:variant>
        <vt:i4>5</vt:i4>
      </vt:variant>
      <vt:variant>
        <vt:lpwstr/>
      </vt:variant>
      <vt:variant>
        <vt:lpwstr>_Toc7979886</vt:lpwstr>
      </vt:variant>
      <vt:variant>
        <vt:i4>3080200</vt:i4>
      </vt:variant>
      <vt:variant>
        <vt:i4>260</vt:i4>
      </vt:variant>
      <vt:variant>
        <vt:i4>0</vt:i4>
      </vt:variant>
      <vt:variant>
        <vt:i4>5</vt:i4>
      </vt:variant>
      <vt:variant>
        <vt:lpwstr/>
      </vt:variant>
      <vt:variant>
        <vt:lpwstr>_Toc7979885</vt:lpwstr>
      </vt:variant>
      <vt:variant>
        <vt:i4>3080200</vt:i4>
      </vt:variant>
      <vt:variant>
        <vt:i4>254</vt:i4>
      </vt:variant>
      <vt:variant>
        <vt:i4>0</vt:i4>
      </vt:variant>
      <vt:variant>
        <vt:i4>5</vt:i4>
      </vt:variant>
      <vt:variant>
        <vt:lpwstr/>
      </vt:variant>
      <vt:variant>
        <vt:lpwstr>_Toc7979884</vt:lpwstr>
      </vt:variant>
      <vt:variant>
        <vt:i4>3080200</vt:i4>
      </vt:variant>
      <vt:variant>
        <vt:i4>248</vt:i4>
      </vt:variant>
      <vt:variant>
        <vt:i4>0</vt:i4>
      </vt:variant>
      <vt:variant>
        <vt:i4>5</vt:i4>
      </vt:variant>
      <vt:variant>
        <vt:lpwstr/>
      </vt:variant>
      <vt:variant>
        <vt:lpwstr>_Toc7979883</vt:lpwstr>
      </vt:variant>
      <vt:variant>
        <vt:i4>3080200</vt:i4>
      </vt:variant>
      <vt:variant>
        <vt:i4>242</vt:i4>
      </vt:variant>
      <vt:variant>
        <vt:i4>0</vt:i4>
      </vt:variant>
      <vt:variant>
        <vt:i4>5</vt:i4>
      </vt:variant>
      <vt:variant>
        <vt:lpwstr/>
      </vt:variant>
      <vt:variant>
        <vt:lpwstr>_Toc7979882</vt:lpwstr>
      </vt:variant>
      <vt:variant>
        <vt:i4>3080200</vt:i4>
      </vt:variant>
      <vt:variant>
        <vt:i4>236</vt:i4>
      </vt:variant>
      <vt:variant>
        <vt:i4>0</vt:i4>
      </vt:variant>
      <vt:variant>
        <vt:i4>5</vt:i4>
      </vt:variant>
      <vt:variant>
        <vt:lpwstr/>
      </vt:variant>
      <vt:variant>
        <vt:lpwstr>_Toc7979881</vt:lpwstr>
      </vt:variant>
      <vt:variant>
        <vt:i4>3080200</vt:i4>
      </vt:variant>
      <vt:variant>
        <vt:i4>230</vt:i4>
      </vt:variant>
      <vt:variant>
        <vt:i4>0</vt:i4>
      </vt:variant>
      <vt:variant>
        <vt:i4>5</vt:i4>
      </vt:variant>
      <vt:variant>
        <vt:lpwstr/>
      </vt:variant>
      <vt:variant>
        <vt:lpwstr>_Toc7979880</vt:lpwstr>
      </vt:variant>
      <vt:variant>
        <vt:i4>2097160</vt:i4>
      </vt:variant>
      <vt:variant>
        <vt:i4>224</vt:i4>
      </vt:variant>
      <vt:variant>
        <vt:i4>0</vt:i4>
      </vt:variant>
      <vt:variant>
        <vt:i4>5</vt:i4>
      </vt:variant>
      <vt:variant>
        <vt:lpwstr/>
      </vt:variant>
      <vt:variant>
        <vt:lpwstr>_Toc7979879</vt:lpwstr>
      </vt:variant>
      <vt:variant>
        <vt:i4>2097160</vt:i4>
      </vt:variant>
      <vt:variant>
        <vt:i4>218</vt:i4>
      </vt:variant>
      <vt:variant>
        <vt:i4>0</vt:i4>
      </vt:variant>
      <vt:variant>
        <vt:i4>5</vt:i4>
      </vt:variant>
      <vt:variant>
        <vt:lpwstr/>
      </vt:variant>
      <vt:variant>
        <vt:lpwstr>_Toc7979875</vt:lpwstr>
      </vt:variant>
      <vt:variant>
        <vt:i4>2097160</vt:i4>
      </vt:variant>
      <vt:variant>
        <vt:i4>212</vt:i4>
      </vt:variant>
      <vt:variant>
        <vt:i4>0</vt:i4>
      </vt:variant>
      <vt:variant>
        <vt:i4>5</vt:i4>
      </vt:variant>
      <vt:variant>
        <vt:lpwstr/>
      </vt:variant>
      <vt:variant>
        <vt:lpwstr>_Toc7979874</vt:lpwstr>
      </vt:variant>
      <vt:variant>
        <vt:i4>2097160</vt:i4>
      </vt:variant>
      <vt:variant>
        <vt:i4>206</vt:i4>
      </vt:variant>
      <vt:variant>
        <vt:i4>0</vt:i4>
      </vt:variant>
      <vt:variant>
        <vt:i4>5</vt:i4>
      </vt:variant>
      <vt:variant>
        <vt:lpwstr/>
      </vt:variant>
      <vt:variant>
        <vt:lpwstr>_Toc7979873</vt:lpwstr>
      </vt:variant>
      <vt:variant>
        <vt:i4>2097160</vt:i4>
      </vt:variant>
      <vt:variant>
        <vt:i4>200</vt:i4>
      </vt:variant>
      <vt:variant>
        <vt:i4>0</vt:i4>
      </vt:variant>
      <vt:variant>
        <vt:i4>5</vt:i4>
      </vt:variant>
      <vt:variant>
        <vt:lpwstr/>
      </vt:variant>
      <vt:variant>
        <vt:lpwstr>_Toc7979872</vt:lpwstr>
      </vt:variant>
      <vt:variant>
        <vt:i4>2097160</vt:i4>
      </vt:variant>
      <vt:variant>
        <vt:i4>194</vt:i4>
      </vt:variant>
      <vt:variant>
        <vt:i4>0</vt:i4>
      </vt:variant>
      <vt:variant>
        <vt:i4>5</vt:i4>
      </vt:variant>
      <vt:variant>
        <vt:lpwstr/>
      </vt:variant>
      <vt:variant>
        <vt:lpwstr>_Toc7979871</vt:lpwstr>
      </vt:variant>
      <vt:variant>
        <vt:i4>2097160</vt:i4>
      </vt:variant>
      <vt:variant>
        <vt:i4>188</vt:i4>
      </vt:variant>
      <vt:variant>
        <vt:i4>0</vt:i4>
      </vt:variant>
      <vt:variant>
        <vt:i4>5</vt:i4>
      </vt:variant>
      <vt:variant>
        <vt:lpwstr/>
      </vt:variant>
      <vt:variant>
        <vt:lpwstr>_Toc7979870</vt:lpwstr>
      </vt:variant>
      <vt:variant>
        <vt:i4>2162696</vt:i4>
      </vt:variant>
      <vt:variant>
        <vt:i4>182</vt:i4>
      </vt:variant>
      <vt:variant>
        <vt:i4>0</vt:i4>
      </vt:variant>
      <vt:variant>
        <vt:i4>5</vt:i4>
      </vt:variant>
      <vt:variant>
        <vt:lpwstr/>
      </vt:variant>
      <vt:variant>
        <vt:lpwstr>_Toc7979869</vt:lpwstr>
      </vt:variant>
      <vt:variant>
        <vt:i4>2162696</vt:i4>
      </vt:variant>
      <vt:variant>
        <vt:i4>176</vt:i4>
      </vt:variant>
      <vt:variant>
        <vt:i4>0</vt:i4>
      </vt:variant>
      <vt:variant>
        <vt:i4>5</vt:i4>
      </vt:variant>
      <vt:variant>
        <vt:lpwstr/>
      </vt:variant>
      <vt:variant>
        <vt:lpwstr>_Toc7979868</vt:lpwstr>
      </vt:variant>
      <vt:variant>
        <vt:i4>2162696</vt:i4>
      </vt:variant>
      <vt:variant>
        <vt:i4>170</vt:i4>
      </vt:variant>
      <vt:variant>
        <vt:i4>0</vt:i4>
      </vt:variant>
      <vt:variant>
        <vt:i4>5</vt:i4>
      </vt:variant>
      <vt:variant>
        <vt:lpwstr/>
      </vt:variant>
      <vt:variant>
        <vt:lpwstr>_Toc7979867</vt:lpwstr>
      </vt:variant>
      <vt:variant>
        <vt:i4>2162696</vt:i4>
      </vt:variant>
      <vt:variant>
        <vt:i4>164</vt:i4>
      </vt:variant>
      <vt:variant>
        <vt:i4>0</vt:i4>
      </vt:variant>
      <vt:variant>
        <vt:i4>5</vt:i4>
      </vt:variant>
      <vt:variant>
        <vt:lpwstr/>
      </vt:variant>
      <vt:variant>
        <vt:lpwstr>_Toc7979866</vt:lpwstr>
      </vt:variant>
      <vt:variant>
        <vt:i4>2162696</vt:i4>
      </vt:variant>
      <vt:variant>
        <vt:i4>158</vt:i4>
      </vt:variant>
      <vt:variant>
        <vt:i4>0</vt:i4>
      </vt:variant>
      <vt:variant>
        <vt:i4>5</vt:i4>
      </vt:variant>
      <vt:variant>
        <vt:lpwstr/>
      </vt:variant>
      <vt:variant>
        <vt:lpwstr>_Toc7979865</vt:lpwstr>
      </vt:variant>
      <vt:variant>
        <vt:i4>2162696</vt:i4>
      </vt:variant>
      <vt:variant>
        <vt:i4>152</vt:i4>
      </vt:variant>
      <vt:variant>
        <vt:i4>0</vt:i4>
      </vt:variant>
      <vt:variant>
        <vt:i4>5</vt:i4>
      </vt:variant>
      <vt:variant>
        <vt:lpwstr/>
      </vt:variant>
      <vt:variant>
        <vt:lpwstr>_Toc7979864</vt:lpwstr>
      </vt:variant>
      <vt:variant>
        <vt:i4>2162696</vt:i4>
      </vt:variant>
      <vt:variant>
        <vt:i4>146</vt:i4>
      </vt:variant>
      <vt:variant>
        <vt:i4>0</vt:i4>
      </vt:variant>
      <vt:variant>
        <vt:i4>5</vt:i4>
      </vt:variant>
      <vt:variant>
        <vt:lpwstr/>
      </vt:variant>
      <vt:variant>
        <vt:lpwstr>_Toc7979863</vt:lpwstr>
      </vt:variant>
      <vt:variant>
        <vt:i4>2162696</vt:i4>
      </vt:variant>
      <vt:variant>
        <vt:i4>140</vt:i4>
      </vt:variant>
      <vt:variant>
        <vt:i4>0</vt:i4>
      </vt:variant>
      <vt:variant>
        <vt:i4>5</vt:i4>
      </vt:variant>
      <vt:variant>
        <vt:lpwstr/>
      </vt:variant>
      <vt:variant>
        <vt:lpwstr>_Toc7979862</vt:lpwstr>
      </vt:variant>
      <vt:variant>
        <vt:i4>2162696</vt:i4>
      </vt:variant>
      <vt:variant>
        <vt:i4>134</vt:i4>
      </vt:variant>
      <vt:variant>
        <vt:i4>0</vt:i4>
      </vt:variant>
      <vt:variant>
        <vt:i4>5</vt:i4>
      </vt:variant>
      <vt:variant>
        <vt:lpwstr/>
      </vt:variant>
      <vt:variant>
        <vt:lpwstr>_Toc7979861</vt:lpwstr>
      </vt:variant>
      <vt:variant>
        <vt:i4>2162696</vt:i4>
      </vt:variant>
      <vt:variant>
        <vt:i4>128</vt:i4>
      </vt:variant>
      <vt:variant>
        <vt:i4>0</vt:i4>
      </vt:variant>
      <vt:variant>
        <vt:i4>5</vt:i4>
      </vt:variant>
      <vt:variant>
        <vt:lpwstr/>
      </vt:variant>
      <vt:variant>
        <vt:lpwstr>_Toc7979860</vt:lpwstr>
      </vt:variant>
      <vt:variant>
        <vt:i4>2228232</vt:i4>
      </vt:variant>
      <vt:variant>
        <vt:i4>122</vt:i4>
      </vt:variant>
      <vt:variant>
        <vt:i4>0</vt:i4>
      </vt:variant>
      <vt:variant>
        <vt:i4>5</vt:i4>
      </vt:variant>
      <vt:variant>
        <vt:lpwstr/>
      </vt:variant>
      <vt:variant>
        <vt:lpwstr>_Toc7979859</vt:lpwstr>
      </vt:variant>
      <vt:variant>
        <vt:i4>2228232</vt:i4>
      </vt:variant>
      <vt:variant>
        <vt:i4>116</vt:i4>
      </vt:variant>
      <vt:variant>
        <vt:i4>0</vt:i4>
      </vt:variant>
      <vt:variant>
        <vt:i4>5</vt:i4>
      </vt:variant>
      <vt:variant>
        <vt:lpwstr/>
      </vt:variant>
      <vt:variant>
        <vt:lpwstr>_Toc7979858</vt:lpwstr>
      </vt:variant>
      <vt:variant>
        <vt:i4>2228232</vt:i4>
      </vt:variant>
      <vt:variant>
        <vt:i4>110</vt:i4>
      </vt:variant>
      <vt:variant>
        <vt:i4>0</vt:i4>
      </vt:variant>
      <vt:variant>
        <vt:i4>5</vt:i4>
      </vt:variant>
      <vt:variant>
        <vt:lpwstr/>
      </vt:variant>
      <vt:variant>
        <vt:lpwstr>_Toc7979857</vt:lpwstr>
      </vt:variant>
      <vt:variant>
        <vt:i4>2228232</vt:i4>
      </vt:variant>
      <vt:variant>
        <vt:i4>104</vt:i4>
      </vt:variant>
      <vt:variant>
        <vt:i4>0</vt:i4>
      </vt:variant>
      <vt:variant>
        <vt:i4>5</vt:i4>
      </vt:variant>
      <vt:variant>
        <vt:lpwstr/>
      </vt:variant>
      <vt:variant>
        <vt:lpwstr>_Toc7979856</vt:lpwstr>
      </vt:variant>
      <vt:variant>
        <vt:i4>2228232</vt:i4>
      </vt:variant>
      <vt:variant>
        <vt:i4>98</vt:i4>
      </vt:variant>
      <vt:variant>
        <vt:i4>0</vt:i4>
      </vt:variant>
      <vt:variant>
        <vt:i4>5</vt:i4>
      </vt:variant>
      <vt:variant>
        <vt:lpwstr/>
      </vt:variant>
      <vt:variant>
        <vt:lpwstr>_Toc7979855</vt:lpwstr>
      </vt:variant>
      <vt:variant>
        <vt:i4>2228232</vt:i4>
      </vt:variant>
      <vt:variant>
        <vt:i4>92</vt:i4>
      </vt:variant>
      <vt:variant>
        <vt:i4>0</vt:i4>
      </vt:variant>
      <vt:variant>
        <vt:i4>5</vt:i4>
      </vt:variant>
      <vt:variant>
        <vt:lpwstr/>
      </vt:variant>
      <vt:variant>
        <vt:lpwstr>_Toc7979854</vt:lpwstr>
      </vt:variant>
      <vt:variant>
        <vt:i4>2228232</vt:i4>
      </vt:variant>
      <vt:variant>
        <vt:i4>86</vt:i4>
      </vt:variant>
      <vt:variant>
        <vt:i4>0</vt:i4>
      </vt:variant>
      <vt:variant>
        <vt:i4>5</vt:i4>
      </vt:variant>
      <vt:variant>
        <vt:lpwstr/>
      </vt:variant>
      <vt:variant>
        <vt:lpwstr>_Toc7979853</vt:lpwstr>
      </vt:variant>
      <vt:variant>
        <vt:i4>2228232</vt:i4>
      </vt:variant>
      <vt:variant>
        <vt:i4>80</vt:i4>
      </vt:variant>
      <vt:variant>
        <vt:i4>0</vt:i4>
      </vt:variant>
      <vt:variant>
        <vt:i4>5</vt:i4>
      </vt:variant>
      <vt:variant>
        <vt:lpwstr/>
      </vt:variant>
      <vt:variant>
        <vt:lpwstr>_Toc7979852</vt:lpwstr>
      </vt:variant>
      <vt:variant>
        <vt:i4>2228232</vt:i4>
      </vt:variant>
      <vt:variant>
        <vt:i4>74</vt:i4>
      </vt:variant>
      <vt:variant>
        <vt:i4>0</vt:i4>
      </vt:variant>
      <vt:variant>
        <vt:i4>5</vt:i4>
      </vt:variant>
      <vt:variant>
        <vt:lpwstr/>
      </vt:variant>
      <vt:variant>
        <vt:lpwstr>_Toc7979851</vt:lpwstr>
      </vt:variant>
      <vt:variant>
        <vt:i4>2228232</vt:i4>
      </vt:variant>
      <vt:variant>
        <vt:i4>68</vt:i4>
      </vt:variant>
      <vt:variant>
        <vt:i4>0</vt:i4>
      </vt:variant>
      <vt:variant>
        <vt:i4>5</vt:i4>
      </vt:variant>
      <vt:variant>
        <vt:lpwstr/>
      </vt:variant>
      <vt:variant>
        <vt:lpwstr>_Toc7979850</vt:lpwstr>
      </vt:variant>
      <vt:variant>
        <vt:i4>2293768</vt:i4>
      </vt:variant>
      <vt:variant>
        <vt:i4>62</vt:i4>
      </vt:variant>
      <vt:variant>
        <vt:i4>0</vt:i4>
      </vt:variant>
      <vt:variant>
        <vt:i4>5</vt:i4>
      </vt:variant>
      <vt:variant>
        <vt:lpwstr/>
      </vt:variant>
      <vt:variant>
        <vt:lpwstr>_Toc7979849</vt:lpwstr>
      </vt:variant>
      <vt:variant>
        <vt:i4>2293768</vt:i4>
      </vt:variant>
      <vt:variant>
        <vt:i4>56</vt:i4>
      </vt:variant>
      <vt:variant>
        <vt:i4>0</vt:i4>
      </vt:variant>
      <vt:variant>
        <vt:i4>5</vt:i4>
      </vt:variant>
      <vt:variant>
        <vt:lpwstr/>
      </vt:variant>
      <vt:variant>
        <vt:lpwstr>_Toc7979848</vt:lpwstr>
      </vt:variant>
      <vt:variant>
        <vt:i4>2293768</vt:i4>
      </vt:variant>
      <vt:variant>
        <vt:i4>50</vt:i4>
      </vt:variant>
      <vt:variant>
        <vt:i4>0</vt:i4>
      </vt:variant>
      <vt:variant>
        <vt:i4>5</vt:i4>
      </vt:variant>
      <vt:variant>
        <vt:lpwstr/>
      </vt:variant>
      <vt:variant>
        <vt:lpwstr>_Toc7979847</vt:lpwstr>
      </vt:variant>
      <vt:variant>
        <vt:i4>2293768</vt:i4>
      </vt:variant>
      <vt:variant>
        <vt:i4>44</vt:i4>
      </vt:variant>
      <vt:variant>
        <vt:i4>0</vt:i4>
      </vt:variant>
      <vt:variant>
        <vt:i4>5</vt:i4>
      </vt:variant>
      <vt:variant>
        <vt:lpwstr/>
      </vt:variant>
      <vt:variant>
        <vt:lpwstr>_Toc7979846</vt:lpwstr>
      </vt:variant>
      <vt:variant>
        <vt:i4>2293768</vt:i4>
      </vt:variant>
      <vt:variant>
        <vt:i4>38</vt:i4>
      </vt:variant>
      <vt:variant>
        <vt:i4>0</vt:i4>
      </vt:variant>
      <vt:variant>
        <vt:i4>5</vt:i4>
      </vt:variant>
      <vt:variant>
        <vt:lpwstr/>
      </vt:variant>
      <vt:variant>
        <vt:lpwstr>_Toc7979845</vt:lpwstr>
      </vt:variant>
      <vt:variant>
        <vt:i4>2293768</vt:i4>
      </vt:variant>
      <vt:variant>
        <vt:i4>32</vt:i4>
      </vt:variant>
      <vt:variant>
        <vt:i4>0</vt:i4>
      </vt:variant>
      <vt:variant>
        <vt:i4>5</vt:i4>
      </vt:variant>
      <vt:variant>
        <vt:lpwstr/>
      </vt:variant>
      <vt:variant>
        <vt:lpwstr>_Toc7979844</vt:lpwstr>
      </vt:variant>
      <vt:variant>
        <vt:i4>2293768</vt:i4>
      </vt:variant>
      <vt:variant>
        <vt:i4>26</vt:i4>
      </vt:variant>
      <vt:variant>
        <vt:i4>0</vt:i4>
      </vt:variant>
      <vt:variant>
        <vt:i4>5</vt:i4>
      </vt:variant>
      <vt:variant>
        <vt:lpwstr/>
      </vt:variant>
      <vt:variant>
        <vt:lpwstr>_Toc7979843</vt:lpwstr>
      </vt:variant>
      <vt:variant>
        <vt:i4>2293768</vt:i4>
      </vt:variant>
      <vt:variant>
        <vt:i4>20</vt:i4>
      </vt:variant>
      <vt:variant>
        <vt:i4>0</vt:i4>
      </vt:variant>
      <vt:variant>
        <vt:i4>5</vt:i4>
      </vt:variant>
      <vt:variant>
        <vt:lpwstr/>
      </vt:variant>
      <vt:variant>
        <vt:lpwstr>_Toc7979842</vt:lpwstr>
      </vt:variant>
      <vt:variant>
        <vt:i4>2293768</vt:i4>
      </vt:variant>
      <vt:variant>
        <vt:i4>14</vt:i4>
      </vt:variant>
      <vt:variant>
        <vt:i4>0</vt:i4>
      </vt:variant>
      <vt:variant>
        <vt:i4>5</vt:i4>
      </vt:variant>
      <vt:variant>
        <vt:lpwstr/>
      </vt:variant>
      <vt:variant>
        <vt:lpwstr>_Toc7979841</vt:lpwstr>
      </vt:variant>
      <vt:variant>
        <vt:i4>2293768</vt:i4>
      </vt:variant>
      <vt:variant>
        <vt:i4>8</vt:i4>
      </vt:variant>
      <vt:variant>
        <vt:i4>0</vt:i4>
      </vt:variant>
      <vt:variant>
        <vt:i4>5</vt:i4>
      </vt:variant>
      <vt:variant>
        <vt:lpwstr/>
      </vt:variant>
      <vt:variant>
        <vt:lpwstr>_Toc7979840</vt:lpwstr>
      </vt:variant>
      <vt:variant>
        <vt:i4>2359304</vt:i4>
      </vt:variant>
      <vt:variant>
        <vt:i4>2</vt:i4>
      </vt:variant>
      <vt:variant>
        <vt:i4>0</vt:i4>
      </vt:variant>
      <vt:variant>
        <vt:i4>5</vt:i4>
      </vt:variant>
      <vt:variant>
        <vt:lpwstr/>
      </vt:variant>
      <vt:variant>
        <vt:lpwstr>_Toc7979839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LeNga</dc:creator>
  <cp:keywords/>
  <dc:description/>
  <cp:lastModifiedBy>Quoc Huy Le</cp:lastModifiedBy>
  <cp:revision>22</cp:revision>
  <cp:lastPrinted>2007-10-14T16:26:00Z</cp:lastPrinted>
  <dcterms:created xsi:type="dcterms:W3CDTF">2022-11-17T06:27:00Z</dcterms:created>
  <dcterms:modified xsi:type="dcterms:W3CDTF">2022-12-04T11:43:00Z</dcterms:modified>
</cp:coreProperties>
</file>